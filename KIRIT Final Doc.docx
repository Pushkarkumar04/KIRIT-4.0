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hAnsi="Arial" w:cs="Arial"/>
          <w:lang w:val="en-US"/>
        </w:rPr>
        <w:id w:val="-550539064"/>
        <w:docPartObj>
          <w:docPartGallery w:val="Cover Pages"/>
          <w:docPartUnique/>
        </w:docPartObj>
      </w:sdtPr>
      <w:sdtEndPr/>
      <w:sdtContent>
        <w:p w14:paraId="2CFD8574" w14:textId="404B005C" w:rsidR="00D6652C" w:rsidRPr="00A961FD" w:rsidRDefault="00D6652C">
          <w:pPr>
            <w:rPr>
              <w:rFonts w:ascii="Arial" w:hAnsi="Arial" w:cs="Arial"/>
              <w:lang w:val="en-US"/>
            </w:rPr>
          </w:pPr>
          <w:r w:rsidRPr="00A961FD">
            <w:rPr>
              <w:rFonts w:ascii="Arial" w:hAnsi="Arial" w:cs="Arial"/>
              <w:noProof/>
              <w:lang w:val="en-US"/>
            </w:rPr>
            <mc:AlternateContent>
              <mc:Choice Requires="wps">
                <w:drawing>
                  <wp:anchor distT="0" distB="0" distL="114300" distR="114300" simplePos="0" relativeHeight="251658240" behindDoc="0" locked="0" layoutInCell="1" allowOverlap="1" wp14:anchorId="3C031E53" wp14:editId="3F65DE5F">
                    <wp:simplePos x="0" y="0"/>
                    <wp:positionH relativeFrom="page">
                      <wp:posOffset>-406400</wp:posOffset>
                    </wp:positionH>
                    <wp:positionV relativeFrom="page">
                      <wp:posOffset>1219200</wp:posOffset>
                    </wp:positionV>
                    <wp:extent cx="8864600" cy="3840480"/>
                    <wp:effectExtent l="0" t="0" r="0" b="2540"/>
                    <wp:wrapNone/>
                    <wp:docPr id="138" name="Text Box 40"/>
                    <wp:cNvGraphicFramePr/>
                    <a:graphic xmlns:a="http://schemas.openxmlformats.org/drawingml/2006/main">
                      <a:graphicData uri="http://schemas.microsoft.com/office/word/2010/wordprocessingShape">
                        <wps:wsp>
                          <wps:cNvSpPr txBox="1"/>
                          <wps:spPr>
                            <a:xfrm>
                              <a:off x="0" y="0"/>
                              <a:ext cx="886460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419"/>
                                  <w:gridCol w:w="6526"/>
                                </w:tblGrid>
                                <w:tr w:rsidR="00D6652C" w14:paraId="489789A2" w14:textId="77777777" w:rsidTr="00B21B26">
                                  <w:trPr>
                                    <w:jc w:val="center"/>
                                  </w:trPr>
                                  <w:tc>
                                    <w:tcPr>
                                      <w:tcW w:w="2660" w:type="pct"/>
                                      <w:vAlign w:val="center"/>
                                    </w:tcPr>
                                    <w:p w14:paraId="339054D7" w14:textId="77777777" w:rsidR="00D6652C" w:rsidRDefault="00D6652C">
                                      <w:pPr>
                                        <w:jc w:val="right"/>
                                      </w:pPr>
                                      <w:r>
                                        <w:rPr>
                                          <w:noProof/>
                                        </w:rPr>
                                        <w:drawing>
                                          <wp:inline distT="0" distB="0" distL="0" distR="0" wp14:anchorId="67947601" wp14:editId="5FC40D82">
                                            <wp:extent cx="3065006" cy="3065006"/>
                                            <wp:effectExtent l="0" t="0" r="2540" b="2540"/>
                                            <wp:docPr id="1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39"/>
                                                    <pic:cNvPicPr/>
                                                  </pic:nvPicPr>
                                                  <pic:blipFill>
                                                    <a:blip r:embed="rId8">
                                                      <a:extLst>
                                                        <a:ext uri="{28A0092B-C50C-407E-A947-70E740481C1C}">
                                                          <a14:useLocalDpi xmlns:a14="http://schemas.microsoft.com/office/drawing/2010/main" val="0"/>
                                                        </a:ext>
                                                      </a:extLst>
                                                    </a:blip>
                                                    <a:stretch>
                                                      <a:fillRect/>
                                                    </a:stretch>
                                                  </pic:blipFill>
                                                  <pic:spPr>
                                                    <a:xfrm>
                                                      <a:off x="0" y="0"/>
                                                      <a:ext cx="3065006" cy="3065006"/>
                                                    </a:xfrm>
                                                    <a:prstGeom prst="rect">
                                                      <a:avLst/>
                                                    </a:prstGeom>
                                                  </pic:spPr>
                                                </pic:pic>
                                              </a:graphicData>
                                            </a:graphic>
                                          </wp:inline>
                                        </w:drawing>
                                      </w:r>
                                    </w:p>
                                    <w:sdt>
                                      <w:sdtPr>
                                        <w:rPr>
                                          <w:caps/>
                                          <w:color w:val="191919" w:themeColor="text1" w:themeTint="E6"/>
                                          <w:sz w:val="56"/>
                                          <w:szCs w:val="56"/>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4313945F" w14:textId="2D709FD4" w:rsidR="00D6652C" w:rsidRPr="005824E9" w:rsidRDefault="00A73F7C" w:rsidP="00380791">
                                          <w:pPr>
                                            <w:pStyle w:val="NoSpacing"/>
                                            <w:jc w:val="right"/>
                                            <w:rPr>
                                              <w:caps/>
                                              <w:color w:val="191919" w:themeColor="text1" w:themeTint="E6"/>
                                              <w:sz w:val="56"/>
                                              <w:szCs w:val="56"/>
                                            </w:rPr>
                                          </w:pPr>
                                          <w:r w:rsidRPr="005824E9">
                                            <w:rPr>
                                              <w:caps/>
                                              <w:color w:val="191919" w:themeColor="text1" w:themeTint="E6"/>
                                              <w:sz w:val="56"/>
                                              <w:szCs w:val="56"/>
                                            </w:rPr>
                                            <w:t>DOCUMENTATION FILE</w:t>
                                          </w:r>
                                        </w:p>
                                      </w:sdtContent>
                                    </w:sdt>
                                    <w:p w14:paraId="612FD94D" w14:textId="3E605E0B" w:rsidR="00D6652C" w:rsidRDefault="00D6652C" w:rsidP="00147A3E">
                                      <w:pPr>
                                        <w:rPr>
                                          <w:sz w:val="24"/>
                                          <w:szCs w:val="24"/>
                                        </w:rPr>
                                      </w:pPr>
                                    </w:p>
                                  </w:tc>
                                  <w:tc>
                                    <w:tcPr>
                                      <w:tcW w:w="2340" w:type="pct"/>
                                      <w:vAlign w:val="center"/>
                                    </w:tcPr>
                                    <w:p w14:paraId="03B0422F" w14:textId="51C1C6B9" w:rsidR="00D6652C" w:rsidRPr="00147A3E" w:rsidRDefault="009464CE">
                                      <w:pPr>
                                        <w:pStyle w:val="NoSpacing"/>
                                        <w:rPr>
                                          <w:caps/>
                                          <w:color w:val="ED7D31" w:themeColor="accent2"/>
                                          <w:sz w:val="52"/>
                                          <w:szCs w:val="52"/>
                                        </w:rPr>
                                      </w:pPr>
                                      <w:r w:rsidRPr="00147A3E">
                                        <w:rPr>
                                          <w:caps/>
                                          <w:color w:val="ED7D31" w:themeColor="accent2"/>
                                          <w:sz w:val="52"/>
                                          <w:szCs w:val="52"/>
                                        </w:rPr>
                                        <w:t>tEAM kARMA</w:t>
                                      </w:r>
                                    </w:p>
                                    <w:p w14:paraId="419FC97D" w14:textId="77777777" w:rsidR="00A165B2" w:rsidRPr="00147A3E" w:rsidRDefault="00B21B26">
                                      <w:pPr>
                                        <w:pStyle w:val="NoSpacing"/>
                                        <w:rPr>
                                          <w:caps/>
                                          <w:sz w:val="72"/>
                                          <w:szCs w:val="72"/>
                                        </w:rPr>
                                      </w:pPr>
                                      <w:r w:rsidRPr="00147A3E">
                                        <w:rPr>
                                          <w:caps/>
                                          <w:sz w:val="72"/>
                                          <w:szCs w:val="72"/>
                                        </w:rPr>
                                        <w:t>NIT RAIPUR</w:t>
                                      </w:r>
                                    </w:p>
                                    <w:p w14:paraId="65A17ED7" w14:textId="77777777" w:rsidR="00885D37" w:rsidRPr="00C4138A" w:rsidRDefault="004E67AA">
                                      <w:pPr>
                                        <w:pStyle w:val="NoSpacing"/>
                                        <w:rPr>
                                          <w:caps/>
                                          <w:sz w:val="32"/>
                                          <w:szCs w:val="32"/>
                                        </w:rPr>
                                      </w:pPr>
                                      <w:r w:rsidRPr="00C4138A">
                                        <w:rPr>
                                          <w:caps/>
                                          <w:sz w:val="32"/>
                                          <w:szCs w:val="32"/>
                                        </w:rPr>
                                        <w:t>P</w:t>
                                      </w:r>
                                      <w:r w:rsidR="00A103A7" w:rsidRPr="00C4138A">
                                        <w:rPr>
                                          <w:caps/>
                                          <w:sz w:val="32"/>
                                          <w:szCs w:val="32"/>
                                        </w:rPr>
                                        <w:t>ushkar kumar</w:t>
                                      </w:r>
                                    </w:p>
                                    <w:p w14:paraId="1D90ED6B" w14:textId="77777777" w:rsidR="00A103A7" w:rsidRPr="00C4138A" w:rsidRDefault="00570BD0">
                                      <w:pPr>
                                        <w:pStyle w:val="NoSpacing"/>
                                        <w:rPr>
                                          <w:caps/>
                                          <w:sz w:val="32"/>
                                          <w:szCs w:val="32"/>
                                        </w:rPr>
                                      </w:pPr>
                                      <w:r w:rsidRPr="00C4138A">
                                        <w:rPr>
                                          <w:caps/>
                                          <w:sz w:val="32"/>
                                          <w:szCs w:val="32"/>
                                        </w:rPr>
                                        <w:t>shreyansh srivastava</w:t>
                                      </w:r>
                                    </w:p>
                                    <w:p w14:paraId="44B40102" w14:textId="30F8F2A4" w:rsidR="00570BD0" w:rsidRPr="00EA65FF" w:rsidRDefault="00570BD0">
                                      <w:pPr>
                                        <w:pStyle w:val="NoSpacing"/>
                                        <w:rPr>
                                          <w:caps/>
                                          <w:color w:val="ED7D31" w:themeColor="accent2"/>
                                          <w:sz w:val="72"/>
                                          <w:szCs w:val="72"/>
                                        </w:rPr>
                                      </w:pPr>
                                      <w:r w:rsidRPr="00C4138A">
                                        <w:rPr>
                                          <w:caps/>
                                          <w:sz w:val="32"/>
                                          <w:szCs w:val="32"/>
                                        </w:rPr>
                                        <w:t>ankur srivatava</w:t>
                                      </w:r>
                                    </w:p>
                                  </w:tc>
                                </w:tr>
                              </w:tbl>
                              <w:p w14:paraId="7887F8DE" w14:textId="77777777" w:rsidR="00D6652C" w:rsidRDefault="00D6652C"/>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77300</wp14:pctHeight>
                    </wp14:sizeRelV>
                  </wp:anchor>
                </w:drawing>
              </mc:Choice>
              <mc:Fallback>
                <w:pict>
                  <v:shapetype w14:anchorId="3C031E53" id="_x0000_t202" coordsize="21600,21600" o:spt="202" path="m,l,21600r21600,l21600,xe">
                    <v:stroke joinstyle="miter"/>
                    <v:path gradientshapeok="t" o:connecttype="rect"/>
                  </v:shapetype>
                  <v:shape id="Text Box 40" o:spid="_x0000_s1026" type="#_x0000_t202" style="position:absolute;margin-left:-32pt;margin-top:96pt;width:698pt;height:302.4pt;z-index:251658240;visibility:visible;mso-wrap-style:square;mso-width-percent:0;mso-height-percent:773;mso-wrap-distance-left:9pt;mso-wrap-distance-top:0;mso-wrap-distance-right:9pt;mso-wrap-distance-bottom:0;mso-position-horizontal:absolute;mso-position-horizontal-relative:page;mso-position-vertical:absolute;mso-position-vertical-relative:page;mso-width-percent:0;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" fillcolor="white [3201]" stroked="f" strokeweight=".5pt">
                    <v:textbox inset="0,0,0,0">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419"/>
                            <w:gridCol w:w="6526"/>
                          </w:tblGrid>
                          <w:tr w:rsidR="00D6652C" w14:paraId="489789A2" w14:textId="77777777" w:rsidTr="00B21B26">
                            <w:trPr>
                              <w:jc w:val="center"/>
                            </w:trPr>
                            <w:tc>
                              <w:tcPr>
                                <w:tcW w:w="2660" w:type="pct"/>
                                <w:vAlign w:val="center"/>
                              </w:tcPr>
                              <w:p w14:paraId="339054D7" w14:textId="77777777" w:rsidR="00D6652C" w:rsidRDefault="00D6652C">
                                <w:pPr>
                                  <w:jc w:val="right"/>
                                </w:pPr>
                                <w:r>
                                  <w:rPr>
                                    <w:noProof/>
                                  </w:rPr>
                                  <w:drawing>
                                    <wp:inline distT="0" distB="0" distL="0" distR="0" wp14:anchorId="67947601" wp14:editId="5FC40D82">
                                      <wp:extent cx="3065006" cy="3065006"/>
                                      <wp:effectExtent l="0" t="0" r="2540" b="2540"/>
                                      <wp:docPr id="1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39"/>
                                              <pic:cNvPicPr/>
                                            </pic:nvPicPr>
                                            <pic:blipFill>
                                              <a:blip r:embed="rId8">
                                                <a:extLst>
                                                  <a:ext uri="{28A0092B-C50C-407E-A947-70E740481C1C}">
                                                    <a14:useLocalDpi xmlns:a14="http://schemas.microsoft.com/office/drawing/2010/main" val="0"/>
                                                  </a:ext>
                                                </a:extLst>
                                              </a:blip>
                                              <a:stretch>
                                                <a:fillRect/>
                                              </a:stretch>
                                            </pic:blipFill>
                                            <pic:spPr>
                                              <a:xfrm>
                                                <a:off x="0" y="0"/>
                                                <a:ext cx="3065006" cy="3065006"/>
                                              </a:xfrm>
                                              <a:prstGeom prst="rect">
                                                <a:avLst/>
                                              </a:prstGeom>
                                            </pic:spPr>
                                          </pic:pic>
                                        </a:graphicData>
                                      </a:graphic>
                                    </wp:inline>
                                  </w:drawing>
                                </w:r>
                              </w:p>
                              <w:sdt>
                                <w:sdtPr>
                                  <w:rPr>
                                    <w:caps/>
                                    <w:color w:val="191919" w:themeColor="text1" w:themeTint="E6"/>
                                    <w:sz w:val="56"/>
                                    <w:szCs w:val="56"/>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4313945F" w14:textId="2D709FD4" w:rsidR="00D6652C" w:rsidRPr="005824E9" w:rsidRDefault="00A73F7C" w:rsidP="00380791">
                                    <w:pPr>
                                      <w:pStyle w:val="NoSpacing"/>
                                      <w:jc w:val="right"/>
                                      <w:rPr>
                                        <w:caps/>
                                        <w:color w:val="191919" w:themeColor="text1" w:themeTint="E6"/>
                                        <w:sz w:val="56"/>
                                        <w:szCs w:val="56"/>
                                      </w:rPr>
                                    </w:pPr>
                                    <w:r w:rsidRPr="005824E9">
                                      <w:rPr>
                                        <w:caps/>
                                        <w:color w:val="191919" w:themeColor="text1" w:themeTint="E6"/>
                                        <w:sz w:val="56"/>
                                        <w:szCs w:val="56"/>
                                      </w:rPr>
                                      <w:t>DOCUMENTATION FILE</w:t>
                                    </w:r>
                                  </w:p>
                                </w:sdtContent>
                              </w:sdt>
                              <w:p w14:paraId="612FD94D" w14:textId="3E605E0B" w:rsidR="00D6652C" w:rsidRDefault="00D6652C" w:rsidP="00147A3E">
                                <w:pPr>
                                  <w:rPr>
                                    <w:sz w:val="24"/>
                                    <w:szCs w:val="24"/>
                                  </w:rPr>
                                </w:pPr>
                              </w:p>
                            </w:tc>
                            <w:tc>
                              <w:tcPr>
                                <w:tcW w:w="2340" w:type="pct"/>
                                <w:vAlign w:val="center"/>
                              </w:tcPr>
                              <w:p w14:paraId="03B0422F" w14:textId="51C1C6B9" w:rsidR="00D6652C" w:rsidRPr="00147A3E" w:rsidRDefault="009464CE">
                                <w:pPr>
                                  <w:pStyle w:val="NoSpacing"/>
                                  <w:rPr>
                                    <w:caps/>
                                    <w:color w:val="ED7D31" w:themeColor="accent2"/>
                                    <w:sz w:val="52"/>
                                    <w:szCs w:val="52"/>
                                  </w:rPr>
                                </w:pPr>
                                <w:r w:rsidRPr="00147A3E">
                                  <w:rPr>
                                    <w:caps/>
                                    <w:color w:val="ED7D31" w:themeColor="accent2"/>
                                    <w:sz w:val="52"/>
                                    <w:szCs w:val="52"/>
                                  </w:rPr>
                                  <w:t>tEAM kARMA</w:t>
                                </w:r>
                              </w:p>
                              <w:p w14:paraId="419FC97D" w14:textId="77777777" w:rsidR="00A165B2" w:rsidRPr="00147A3E" w:rsidRDefault="00B21B26">
                                <w:pPr>
                                  <w:pStyle w:val="NoSpacing"/>
                                  <w:rPr>
                                    <w:caps/>
                                    <w:sz w:val="72"/>
                                    <w:szCs w:val="72"/>
                                  </w:rPr>
                                </w:pPr>
                                <w:r w:rsidRPr="00147A3E">
                                  <w:rPr>
                                    <w:caps/>
                                    <w:sz w:val="72"/>
                                    <w:szCs w:val="72"/>
                                  </w:rPr>
                                  <w:t>NIT RAIPUR</w:t>
                                </w:r>
                              </w:p>
                              <w:p w14:paraId="65A17ED7" w14:textId="77777777" w:rsidR="00885D37" w:rsidRPr="00C4138A" w:rsidRDefault="004E67AA">
                                <w:pPr>
                                  <w:pStyle w:val="NoSpacing"/>
                                  <w:rPr>
                                    <w:caps/>
                                    <w:sz w:val="32"/>
                                    <w:szCs w:val="32"/>
                                  </w:rPr>
                                </w:pPr>
                                <w:r w:rsidRPr="00C4138A">
                                  <w:rPr>
                                    <w:caps/>
                                    <w:sz w:val="32"/>
                                    <w:szCs w:val="32"/>
                                  </w:rPr>
                                  <w:t>P</w:t>
                                </w:r>
                                <w:r w:rsidR="00A103A7" w:rsidRPr="00C4138A">
                                  <w:rPr>
                                    <w:caps/>
                                    <w:sz w:val="32"/>
                                    <w:szCs w:val="32"/>
                                  </w:rPr>
                                  <w:t>ushkar kumar</w:t>
                                </w:r>
                              </w:p>
                              <w:p w14:paraId="1D90ED6B" w14:textId="77777777" w:rsidR="00A103A7" w:rsidRPr="00C4138A" w:rsidRDefault="00570BD0">
                                <w:pPr>
                                  <w:pStyle w:val="NoSpacing"/>
                                  <w:rPr>
                                    <w:caps/>
                                    <w:sz w:val="32"/>
                                    <w:szCs w:val="32"/>
                                  </w:rPr>
                                </w:pPr>
                                <w:r w:rsidRPr="00C4138A">
                                  <w:rPr>
                                    <w:caps/>
                                    <w:sz w:val="32"/>
                                    <w:szCs w:val="32"/>
                                  </w:rPr>
                                  <w:t>shreyansh srivastava</w:t>
                                </w:r>
                              </w:p>
                              <w:p w14:paraId="44B40102" w14:textId="30F8F2A4" w:rsidR="00570BD0" w:rsidRPr="00EA65FF" w:rsidRDefault="00570BD0">
                                <w:pPr>
                                  <w:pStyle w:val="NoSpacing"/>
                                  <w:rPr>
                                    <w:caps/>
                                    <w:color w:val="ED7D31" w:themeColor="accent2"/>
                                    <w:sz w:val="72"/>
                                    <w:szCs w:val="72"/>
                                  </w:rPr>
                                </w:pPr>
                                <w:r w:rsidRPr="00C4138A">
                                  <w:rPr>
                                    <w:caps/>
                                    <w:sz w:val="32"/>
                                    <w:szCs w:val="32"/>
                                  </w:rPr>
                                  <w:t>ankur srivatava</w:t>
                                </w:r>
                              </w:p>
                            </w:tc>
                          </w:tr>
                        </w:tbl>
                        <w:p w14:paraId="7887F8DE" w14:textId="77777777" w:rsidR="00D6652C" w:rsidRDefault="00D6652C"/>
                      </w:txbxContent>
                    </v:textbox>
                    <w10:wrap anchorx="page" anchory="page"/>
                  </v:shape>
                </w:pict>
              </mc:Fallback>
            </mc:AlternateContent>
          </w:r>
        </w:p>
      </w:sdtContent>
    </w:sdt>
    <w:p w14:paraId="4CF9AD72" w14:textId="77777777" w:rsidR="00D340AC" w:rsidRDefault="00D340AC" w:rsidP="7443D754">
      <w:pPr>
        <w:jc w:val="center"/>
        <w:rPr>
          <w:rFonts w:ascii="Arial" w:eastAsia="Segoe UI" w:hAnsi="Arial" w:cs="Arial"/>
          <w:color w:val="333333"/>
          <w:sz w:val="32"/>
          <w:szCs w:val="32"/>
        </w:rPr>
      </w:pPr>
    </w:p>
    <w:p w14:paraId="3ECD704D" w14:textId="77777777" w:rsidR="00D340AC" w:rsidRDefault="00D340AC" w:rsidP="7443D754">
      <w:pPr>
        <w:jc w:val="center"/>
        <w:rPr>
          <w:rFonts w:ascii="Arial" w:eastAsia="Segoe UI" w:hAnsi="Arial" w:cs="Arial"/>
          <w:color w:val="333333"/>
          <w:sz w:val="32"/>
          <w:szCs w:val="32"/>
        </w:rPr>
      </w:pPr>
    </w:p>
    <w:p w14:paraId="1DCAD7D2" w14:textId="77777777" w:rsidR="00D340AC" w:rsidRDefault="00D340AC" w:rsidP="7443D754">
      <w:pPr>
        <w:jc w:val="center"/>
        <w:rPr>
          <w:rFonts w:ascii="Arial" w:eastAsia="Segoe UI" w:hAnsi="Arial" w:cs="Arial"/>
          <w:color w:val="333333"/>
          <w:sz w:val="32"/>
          <w:szCs w:val="32"/>
        </w:rPr>
      </w:pPr>
    </w:p>
    <w:p w14:paraId="1A783221" w14:textId="77777777" w:rsidR="00D340AC" w:rsidRDefault="00D340AC" w:rsidP="7443D754">
      <w:pPr>
        <w:jc w:val="center"/>
        <w:rPr>
          <w:rFonts w:ascii="Arial" w:eastAsia="Segoe UI" w:hAnsi="Arial" w:cs="Arial"/>
          <w:color w:val="333333"/>
          <w:sz w:val="32"/>
          <w:szCs w:val="32"/>
        </w:rPr>
      </w:pPr>
    </w:p>
    <w:p w14:paraId="67062395" w14:textId="77777777" w:rsidR="00D340AC" w:rsidRDefault="00D340AC" w:rsidP="7443D754">
      <w:pPr>
        <w:jc w:val="center"/>
        <w:rPr>
          <w:rFonts w:ascii="Arial" w:eastAsia="Segoe UI" w:hAnsi="Arial" w:cs="Arial"/>
          <w:color w:val="333333"/>
          <w:sz w:val="32"/>
          <w:szCs w:val="32"/>
        </w:rPr>
      </w:pPr>
    </w:p>
    <w:p w14:paraId="3D51D616" w14:textId="77777777" w:rsidR="00D340AC" w:rsidRDefault="00D340AC" w:rsidP="7443D754">
      <w:pPr>
        <w:jc w:val="center"/>
        <w:rPr>
          <w:rFonts w:ascii="Arial" w:eastAsia="Segoe UI" w:hAnsi="Arial" w:cs="Arial"/>
          <w:color w:val="333333"/>
          <w:sz w:val="32"/>
          <w:szCs w:val="32"/>
        </w:rPr>
      </w:pPr>
    </w:p>
    <w:p w14:paraId="103A2EE2" w14:textId="77777777" w:rsidR="00D340AC" w:rsidRDefault="00D340AC" w:rsidP="7443D754">
      <w:pPr>
        <w:jc w:val="center"/>
        <w:rPr>
          <w:rFonts w:ascii="Arial" w:eastAsia="Segoe UI" w:hAnsi="Arial" w:cs="Arial"/>
          <w:color w:val="333333"/>
          <w:sz w:val="32"/>
          <w:szCs w:val="32"/>
        </w:rPr>
      </w:pPr>
    </w:p>
    <w:p w14:paraId="66719EDE" w14:textId="56CB5E39" w:rsidR="00D340AC" w:rsidRDefault="00D340AC" w:rsidP="7443D754">
      <w:pPr>
        <w:jc w:val="center"/>
        <w:rPr>
          <w:rFonts w:ascii="Arial" w:eastAsia="Segoe UI" w:hAnsi="Arial" w:cs="Arial"/>
          <w:color w:val="333333"/>
          <w:sz w:val="32"/>
          <w:szCs w:val="32"/>
        </w:rPr>
      </w:pPr>
    </w:p>
    <w:p w14:paraId="70A91759" w14:textId="5A4672BE" w:rsidR="00D340AC" w:rsidRPr="004E2DA8" w:rsidRDefault="00D340AC" w:rsidP="004E2DA8">
      <w:pPr>
        <w:spacing w:line="257" w:lineRule="auto"/>
        <w:ind w:left="-20" w:right="-20"/>
        <w:jc w:val="center"/>
        <w:rPr>
          <w:rFonts w:ascii="Arial" w:eastAsia="Segoe UI" w:hAnsi="Arial" w:cs="Arial"/>
          <w:color w:val="333333"/>
          <w:sz w:val="32"/>
          <w:szCs w:val="32"/>
        </w:rPr>
      </w:pPr>
      <w:r w:rsidRPr="7B59C485">
        <w:rPr>
          <w:rFonts w:ascii="Arial" w:eastAsia="Segoe UI" w:hAnsi="Arial" w:cs="Arial"/>
          <w:color w:val="333333"/>
          <w:sz w:val="32"/>
          <w:szCs w:val="32"/>
        </w:rPr>
        <w:br w:type="page"/>
      </w:r>
      <w:r w:rsidR="00120EFC" w:rsidRPr="00120EFC">
        <w:rPr>
          <w:rFonts w:ascii="Arial" w:eastAsia="Arial" w:hAnsi="Arial" w:cs="Arial"/>
          <w:b/>
          <w:bCs/>
          <w:color w:val="FF0000"/>
          <w:sz w:val="44"/>
          <w:szCs w:val="44"/>
          <w:u w:val="single"/>
        </w:rPr>
        <w:lastRenderedPageBreak/>
        <w:t>INTERNAL COMBUSTION ENGINE</w:t>
      </w:r>
    </w:p>
    <w:p w14:paraId="39DFBB26" w14:textId="63BBDEC4" w:rsidR="00D340AC" w:rsidRDefault="440BB566" w:rsidP="7B59C485">
      <w:pPr>
        <w:spacing w:line="257" w:lineRule="auto"/>
        <w:ind w:left="-20" w:right="-20"/>
        <w:jc w:val="center"/>
      </w:pPr>
      <w:r w:rsidRPr="7B59C485">
        <w:rPr>
          <w:rFonts w:ascii="Arial" w:eastAsia="Arial" w:hAnsi="Arial" w:cs="Arial"/>
          <w:sz w:val="36"/>
          <w:szCs w:val="36"/>
        </w:rPr>
        <w:t xml:space="preserve"> </w:t>
      </w:r>
    </w:p>
    <w:p w14:paraId="25205CA9" w14:textId="31A86731" w:rsidR="00D340AC" w:rsidRPr="00985E8D" w:rsidRDefault="440BB566" w:rsidP="7B59C485">
      <w:pPr>
        <w:spacing w:line="257" w:lineRule="auto"/>
        <w:ind w:left="-20" w:right="-20"/>
        <w:rPr>
          <w:b/>
          <w:bCs/>
          <w:color w:val="FF0000"/>
          <w:u w:val="single"/>
        </w:rPr>
      </w:pPr>
      <w:r w:rsidRPr="00985E8D">
        <w:rPr>
          <w:rFonts w:ascii="Arial" w:eastAsia="Arial" w:hAnsi="Arial" w:cs="Arial"/>
          <w:b/>
          <w:bCs/>
          <w:color w:val="FF0000"/>
          <w:sz w:val="36"/>
          <w:szCs w:val="36"/>
          <w:u w:val="single"/>
        </w:rPr>
        <w:t>Global market analysis</w:t>
      </w:r>
    </w:p>
    <w:p w14:paraId="714E6B90" w14:textId="650CF6C3" w:rsidR="00D340AC" w:rsidRPr="00985E8D" w:rsidRDefault="440BB566" w:rsidP="7B59C485">
      <w:pPr>
        <w:spacing w:line="257" w:lineRule="auto"/>
        <w:ind w:left="-20" w:right="-20"/>
        <w:jc w:val="both"/>
        <w:rPr>
          <w:sz w:val="32"/>
          <w:szCs w:val="32"/>
        </w:rPr>
      </w:pPr>
      <w:r w:rsidRPr="00985E8D">
        <w:rPr>
          <w:rFonts w:ascii="Arial" w:eastAsia="Arial" w:hAnsi="Arial" w:cs="Arial"/>
          <w:sz w:val="32"/>
          <w:szCs w:val="32"/>
        </w:rPr>
        <w:t xml:space="preserve">The global </w:t>
      </w:r>
      <w:r w:rsidRPr="004A10C7">
        <w:rPr>
          <w:rFonts w:ascii="Arial" w:eastAsia="Arial" w:hAnsi="Arial" w:cs="Arial"/>
          <w:color w:val="FF0000"/>
          <w:sz w:val="32"/>
          <w:szCs w:val="32"/>
        </w:rPr>
        <w:t xml:space="preserve">internal combustion engine </w:t>
      </w:r>
      <w:r w:rsidRPr="00985E8D">
        <w:rPr>
          <w:rFonts w:ascii="Arial" w:eastAsia="Arial" w:hAnsi="Arial" w:cs="Arial"/>
          <w:sz w:val="32"/>
          <w:szCs w:val="32"/>
        </w:rPr>
        <w:t xml:space="preserve">market size was </w:t>
      </w:r>
      <w:r w:rsidRPr="004A10C7">
        <w:rPr>
          <w:rFonts w:ascii="Arial" w:eastAsia="Arial" w:hAnsi="Arial" w:cs="Arial"/>
          <w:color w:val="FF0000"/>
          <w:sz w:val="32"/>
          <w:szCs w:val="32"/>
        </w:rPr>
        <w:t xml:space="preserve">USD 147.0 Billion </w:t>
      </w:r>
      <w:r w:rsidRPr="00985E8D">
        <w:rPr>
          <w:rFonts w:ascii="Arial" w:eastAsia="Arial" w:hAnsi="Arial" w:cs="Arial"/>
          <w:sz w:val="32"/>
          <w:szCs w:val="32"/>
        </w:rPr>
        <w:t xml:space="preserve">in 2022 and is expected to reach </w:t>
      </w:r>
      <w:r w:rsidRPr="004A10C7">
        <w:rPr>
          <w:rFonts w:ascii="Arial" w:eastAsia="Arial" w:hAnsi="Arial" w:cs="Arial"/>
          <w:color w:val="FF0000"/>
          <w:sz w:val="32"/>
          <w:szCs w:val="32"/>
        </w:rPr>
        <w:t xml:space="preserve">USD 228.05 Billion in </w:t>
      </w:r>
      <w:r w:rsidR="004F081B" w:rsidRPr="004A10C7">
        <w:rPr>
          <w:rFonts w:ascii="Arial" w:eastAsia="Arial" w:hAnsi="Arial" w:cs="Arial"/>
          <w:color w:val="FF0000"/>
          <w:sz w:val="32"/>
          <w:szCs w:val="32"/>
        </w:rPr>
        <w:t>2032</w:t>
      </w:r>
      <w:r w:rsidRPr="7B59C485">
        <w:rPr>
          <w:rFonts w:ascii="Arial" w:eastAsia="Arial" w:hAnsi="Arial" w:cs="Arial"/>
          <w:sz w:val="24"/>
          <w:szCs w:val="24"/>
        </w:rPr>
        <w:t>,</w:t>
      </w:r>
      <w:r w:rsidR="004F081B" w:rsidRPr="00985E8D">
        <w:rPr>
          <w:rFonts w:ascii="Arial" w:eastAsia="Arial" w:hAnsi="Arial" w:cs="Arial"/>
          <w:sz w:val="32"/>
          <w:szCs w:val="32"/>
        </w:rPr>
        <w:t xml:space="preserve"> and</w:t>
      </w:r>
      <w:r w:rsidRPr="00985E8D">
        <w:rPr>
          <w:rFonts w:ascii="Arial" w:eastAsia="Arial" w:hAnsi="Arial" w:cs="Arial"/>
          <w:sz w:val="32"/>
          <w:szCs w:val="32"/>
        </w:rPr>
        <w:t xml:space="preserve"> register a revenue CAGR of </w:t>
      </w:r>
      <w:r w:rsidRPr="004A10C7">
        <w:rPr>
          <w:rFonts w:ascii="Arial" w:eastAsia="Arial" w:hAnsi="Arial" w:cs="Arial"/>
          <w:color w:val="FF0000"/>
          <w:sz w:val="32"/>
          <w:szCs w:val="32"/>
        </w:rPr>
        <w:t>5%</w:t>
      </w:r>
      <w:r w:rsidRPr="00985E8D">
        <w:rPr>
          <w:rFonts w:ascii="Arial" w:eastAsia="Arial" w:hAnsi="Arial" w:cs="Arial"/>
          <w:sz w:val="32"/>
          <w:szCs w:val="32"/>
        </w:rPr>
        <w:t xml:space="preserve"> during the forecast period.</w:t>
      </w:r>
    </w:p>
    <w:p w14:paraId="1D3C5D21" w14:textId="14125567" w:rsidR="00D340AC" w:rsidRDefault="440BB566" w:rsidP="42CFEEDF">
      <w:pPr>
        <w:spacing w:line="257" w:lineRule="auto"/>
        <w:ind w:left="-20" w:right="-20"/>
        <w:jc w:val="center"/>
        <w:rPr>
          <w:rFonts w:ascii="Arial" w:eastAsia="Arial" w:hAnsi="Arial" w:cs="Arial"/>
          <w:sz w:val="24"/>
          <w:szCs w:val="24"/>
        </w:rPr>
      </w:pPr>
      <w:r>
        <w:rPr>
          <w:noProof/>
        </w:rPr>
        <w:drawing>
          <wp:inline distT="0" distB="0" distL="0" distR="0" wp14:anchorId="5942E461" wp14:editId="62EAFB9C">
            <wp:extent cx="2695731" cy="1724145"/>
            <wp:effectExtent l="0" t="0" r="0" b="0"/>
            <wp:docPr id="217843136" name="Picture 217843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843136"/>
                    <pic:cNvPicPr/>
                  </pic:nvPicPr>
                  <pic:blipFill>
                    <a:blip r:embed="rId9">
                      <a:extLst>
                        <a:ext uri="{28A0092B-C50C-407E-A947-70E740481C1C}">
                          <a14:useLocalDpi xmlns:a14="http://schemas.microsoft.com/office/drawing/2010/main" val="0"/>
                        </a:ext>
                      </a:extLst>
                    </a:blip>
                    <a:stretch>
                      <a:fillRect/>
                    </a:stretch>
                  </pic:blipFill>
                  <pic:spPr>
                    <a:xfrm>
                      <a:off x="0" y="0"/>
                      <a:ext cx="2695731" cy="1724145"/>
                    </a:xfrm>
                    <a:prstGeom prst="rect">
                      <a:avLst/>
                    </a:prstGeom>
                  </pic:spPr>
                </pic:pic>
              </a:graphicData>
            </a:graphic>
          </wp:inline>
        </w:drawing>
      </w:r>
    </w:p>
    <w:p w14:paraId="0D9E9BE2" w14:textId="2FFCA6DF" w:rsidR="00D340AC" w:rsidRDefault="00D340AC" w:rsidP="7B59C485">
      <w:pPr>
        <w:spacing w:line="257" w:lineRule="auto"/>
        <w:ind w:left="-20" w:right="-20"/>
        <w:jc w:val="center"/>
      </w:pPr>
    </w:p>
    <w:p w14:paraId="226AA399" w14:textId="6674A1FE" w:rsidR="00D340AC" w:rsidRPr="00985E8D" w:rsidRDefault="440BB566" w:rsidP="00985E8D">
      <w:pPr>
        <w:spacing w:line="257" w:lineRule="auto"/>
        <w:ind w:left="-20" w:right="-20"/>
        <w:jc w:val="center"/>
        <w:rPr>
          <w:rFonts w:ascii="Arial" w:eastAsia="Arial" w:hAnsi="Arial" w:cs="Arial"/>
          <w:b/>
          <w:color w:val="FF0000"/>
          <w:sz w:val="40"/>
          <w:szCs w:val="40"/>
          <w:u w:val="single"/>
        </w:rPr>
      </w:pPr>
      <w:r w:rsidRPr="00985E8D">
        <w:rPr>
          <w:rFonts w:ascii="Arial" w:eastAsia="Arial" w:hAnsi="Arial" w:cs="Arial"/>
          <w:b/>
          <w:bCs/>
          <w:color w:val="FF0000"/>
          <w:sz w:val="40"/>
          <w:szCs w:val="40"/>
          <w:u w:val="single"/>
        </w:rPr>
        <w:t>Top 5 Automobile Industry</w:t>
      </w:r>
    </w:p>
    <w:p w14:paraId="26D9503C" w14:textId="5FF023B4" w:rsidR="0079104F" w:rsidRDefault="5D647848" w:rsidP="5B824041">
      <w:pPr>
        <w:spacing w:line="257" w:lineRule="auto"/>
        <w:ind w:left="-20" w:right="-20"/>
        <w:jc w:val="center"/>
        <w:rPr>
          <w:rFonts w:ascii="Arial" w:eastAsia="Arial" w:hAnsi="Arial" w:cs="Arial"/>
          <w:b/>
          <w:bCs/>
          <w:color w:val="000000" w:themeColor="text1"/>
          <w:sz w:val="40"/>
          <w:szCs w:val="40"/>
        </w:rPr>
      </w:pPr>
      <w:r>
        <w:rPr>
          <w:noProof/>
        </w:rPr>
        <w:drawing>
          <wp:inline distT="0" distB="0" distL="0" distR="0" wp14:anchorId="186E4A97" wp14:editId="1A5EB190">
            <wp:extent cx="2637810" cy="2148616"/>
            <wp:effectExtent l="0" t="0" r="0" b="0"/>
            <wp:docPr id="992152983" name="Picture 992152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2152983"/>
                    <pic:cNvPicPr/>
                  </pic:nvPicPr>
                  <pic:blipFill>
                    <a:blip r:embed="rId10">
                      <a:extLst>
                        <a:ext uri="{28A0092B-C50C-407E-A947-70E740481C1C}">
                          <a14:useLocalDpi xmlns:a14="http://schemas.microsoft.com/office/drawing/2010/main" val="0"/>
                        </a:ext>
                      </a:extLst>
                    </a:blip>
                    <a:stretch>
                      <a:fillRect/>
                    </a:stretch>
                  </pic:blipFill>
                  <pic:spPr>
                    <a:xfrm>
                      <a:off x="0" y="0"/>
                      <a:ext cx="2637810" cy="2148616"/>
                    </a:xfrm>
                    <a:prstGeom prst="rect">
                      <a:avLst/>
                    </a:prstGeom>
                  </pic:spPr>
                </pic:pic>
              </a:graphicData>
            </a:graphic>
          </wp:inline>
        </w:drawing>
      </w:r>
    </w:p>
    <w:p w14:paraId="0A95C334" w14:textId="2296B732" w:rsidR="00D340AC" w:rsidRPr="004F081B" w:rsidRDefault="440BB566" w:rsidP="004F081B">
      <w:pPr>
        <w:spacing w:line="257" w:lineRule="auto"/>
        <w:ind w:left="-20" w:right="-20"/>
        <w:jc w:val="center"/>
        <w:rPr>
          <w:rFonts w:ascii="Arial" w:eastAsia="Arial" w:hAnsi="Arial" w:cs="Arial"/>
          <w:b/>
          <w:bCs/>
          <w:color w:val="000000" w:themeColor="text1"/>
          <w:sz w:val="40"/>
          <w:szCs w:val="40"/>
        </w:rPr>
      </w:pPr>
      <w:r w:rsidRPr="7B59C485">
        <w:rPr>
          <w:rFonts w:ascii="Arial" w:eastAsia="Arial" w:hAnsi="Arial" w:cs="Arial"/>
          <w:sz w:val="23"/>
          <w:szCs w:val="23"/>
        </w:rPr>
        <w:t xml:space="preserve"> </w:t>
      </w:r>
    </w:p>
    <w:p w14:paraId="742EC013" w14:textId="2BD5BAC8" w:rsidR="00D340AC" w:rsidRPr="00985E8D" w:rsidRDefault="440BB566" w:rsidP="7B8995AC">
      <w:pPr>
        <w:spacing w:line="257" w:lineRule="auto"/>
        <w:ind w:left="720" w:right="-20"/>
        <w:jc w:val="both"/>
        <w:rPr>
          <w:rFonts w:ascii="Arial" w:eastAsia="Arial" w:hAnsi="Arial" w:cs="Arial"/>
          <w:b/>
          <w:color w:val="000000" w:themeColor="text1"/>
          <w:sz w:val="32"/>
          <w:szCs w:val="32"/>
        </w:rPr>
      </w:pPr>
      <w:r w:rsidRPr="00985E8D">
        <w:rPr>
          <w:rFonts w:ascii="Arial" w:eastAsia="Arial" w:hAnsi="Arial" w:cs="Arial"/>
          <w:color w:val="000000" w:themeColor="text1"/>
          <w:sz w:val="32"/>
          <w:szCs w:val="32"/>
        </w:rPr>
        <w:t>1.</w:t>
      </w:r>
      <w:r w:rsidRPr="00985E8D">
        <w:rPr>
          <w:rFonts w:ascii="Arial" w:eastAsia="Arial" w:hAnsi="Arial" w:cs="Arial"/>
          <w:color w:val="000000" w:themeColor="text1"/>
          <w:sz w:val="32"/>
          <w:szCs w:val="32"/>
          <w:lang w:val="en-US"/>
        </w:rPr>
        <w:t xml:space="preserve"> </w:t>
      </w:r>
      <w:r w:rsidR="702425A9" w:rsidRPr="00985E8D">
        <w:rPr>
          <w:rFonts w:ascii="Arial" w:eastAsia="Arial" w:hAnsi="Arial" w:cs="Arial"/>
          <w:b/>
          <w:bCs/>
          <w:color w:val="000000" w:themeColor="text1"/>
          <w:sz w:val="32"/>
          <w:szCs w:val="32"/>
          <w:lang w:val="en-US"/>
        </w:rPr>
        <w:t>China</w:t>
      </w:r>
      <w:r w:rsidRPr="00985E8D">
        <w:rPr>
          <w:rFonts w:ascii="Arial" w:eastAsia="Arial" w:hAnsi="Arial" w:cs="Arial"/>
          <w:color w:val="000000" w:themeColor="text1"/>
          <w:sz w:val="32"/>
          <w:szCs w:val="32"/>
          <w:lang w:val="en-US"/>
        </w:rPr>
        <w:t xml:space="preserve"> :-</w:t>
      </w:r>
      <w:r w:rsidRPr="00985E8D">
        <w:rPr>
          <w:rFonts w:ascii="Arial" w:eastAsia="Arial" w:hAnsi="Arial" w:cs="Arial"/>
          <w:b/>
          <w:bCs/>
          <w:color w:val="000000" w:themeColor="text1"/>
          <w:sz w:val="32"/>
          <w:szCs w:val="32"/>
        </w:rPr>
        <w:t xml:space="preserve"> </w:t>
      </w:r>
      <w:r w:rsidRPr="00985E8D">
        <w:rPr>
          <w:rFonts w:ascii="Arial" w:eastAsia="Arial" w:hAnsi="Arial" w:cs="Arial"/>
          <w:b/>
          <w:bCs/>
          <w:color w:val="FF0000"/>
          <w:sz w:val="32"/>
          <w:szCs w:val="32"/>
        </w:rPr>
        <w:t xml:space="preserve">In 2019, </w:t>
      </w:r>
      <w:hyperlink r:id="rId11">
        <w:r w:rsidRPr="004F081B">
          <w:rPr>
            <w:rStyle w:val="Hyperlink"/>
            <w:rFonts w:ascii="Arial" w:eastAsia="Arial" w:hAnsi="Arial" w:cs="Arial"/>
            <w:b/>
            <w:color w:val="FF0000"/>
            <w:sz w:val="32"/>
            <w:szCs w:val="32"/>
            <w:u w:val="none"/>
          </w:rPr>
          <w:t>China</w:t>
        </w:r>
      </w:hyperlink>
      <w:r w:rsidRPr="00985E8D">
        <w:rPr>
          <w:rFonts w:ascii="Arial" w:eastAsia="Arial" w:hAnsi="Arial" w:cs="Arial"/>
          <w:b/>
          <w:bCs/>
          <w:color w:val="FF0000"/>
          <w:sz w:val="32"/>
          <w:szCs w:val="32"/>
        </w:rPr>
        <w:t xml:space="preserve"> produced more than 26 million automobiles, which makes up 28% of total worldwide automobile productions</w:t>
      </w:r>
      <w:r w:rsidRPr="00985E8D">
        <w:rPr>
          <w:rFonts w:ascii="Arial" w:eastAsia="Arial" w:hAnsi="Arial" w:cs="Arial"/>
          <w:b/>
          <w:bCs/>
          <w:color w:val="000000" w:themeColor="text1"/>
          <w:sz w:val="32"/>
          <w:szCs w:val="32"/>
        </w:rPr>
        <w:t>.</w:t>
      </w:r>
      <w:r w:rsidRPr="00985E8D">
        <w:rPr>
          <w:rFonts w:ascii="Arial" w:eastAsia="Arial" w:hAnsi="Arial" w:cs="Arial"/>
          <w:color w:val="000000" w:themeColor="text1"/>
          <w:sz w:val="32"/>
          <w:szCs w:val="32"/>
        </w:rPr>
        <w:t xml:space="preserve">83% of China’s total production went into building personal passenger </w:t>
      </w:r>
      <w:r w:rsidR="3BD52CE1" w:rsidRPr="00985E8D">
        <w:rPr>
          <w:rFonts w:ascii="Arial" w:eastAsia="Arial" w:hAnsi="Arial" w:cs="Arial"/>
          <w:color w:val="000000" w:themeColor="text1"/>
          <w:sz w:val="32"/>
          <w:szCs w:val="32"/>
        </w:rPr>
        <w:t xml:space="preserve">   </w:t>
      </w:r>
      <w:r w:rsidRPr="00985E8D">
        <w:rPr>
          <w:rFonts w:ascii="Arial" w:eastAsia="Arial" w:hAnsi="Arial" w:cs="Arial"/>
          <w:color w:val="000000" w:themeColor="text1"/>
          <w:sz w:val="32"/>
          <w:szCs w:val="32"/>
        </w:rPr>
        <w:t xml:space="preserve">vehicles while the </w:t>
      </w:r>
      <w:r w:rsidRPr="00985E8D">
        <w:rPr>
          <w:rFonts w:ascii="Arial" w:eastAsia="Arial" w:hAnsi="Arial" w:cs="Arial"/>
          <w:color w:val="000000" w:themeColor="text1"/>
          <w:sz w:val="32"/>
          <w:szCs w:val="32"/>
        </w:rPr>
        <w:lastRenderedPageBreak/>
        <w:t>remaining 17% was towards vehicles for commercial use.</w:t>
      </w:r>
      <w:r w:rsidRPr="00985E8D">
        <w:rPr>
          <w:rFonts w:ascii="Arial" w:eastAsia="Arial" w:hAnsi="Arial" w:cs="Arial"/>
          <w:b/>
          <w:bCs/>
          <w:color w:val="FF0000"/>
          <w:sz w:val="32"/>
          <w:szCs w:val="32"/>
        </w:rPr>
        <w:t xml:space="preserve"> China has pledged to become carbon neutral by 2060</w:t>
      </w:r>
      <w:r w:rsidR="52D1B0A4" w:rsidRPr="00985E8D">
        <w:rPr>
          <w:rFonts w:ascii="Arial" w:eastAsia="Arial" w:hAnsi="Arial" w:cs="Arial"/>
          <w:b/>
          <w:bCs/>
          <w:color w:val="FF0000"/>
          <w:sz w:val="32"/>
          <w:szCs w:val="32"/>
        </w:rPr>
        <w:t>.</w:t>
      </w:r>
    </w:p>
    <w:p w14:paraId="167D4B98" w14:textId="094F7195" w:rsidR="00D340AC" w:rsidRPr="00985E8D" w:rsidRDefault="440BB566" w:rsidP="0EAE9F9A">
      <w:pPr>
        <w:spacing w:line="257" w:lineRule="auto"/>
        <w:ind w:left="720" w:right="-20"/>
        <w:jc w:val="both"/>
        <w:rPr>
          <w:rFonts w:ascii="Arial" w:eastAsia="Arial" w:hAnsi="Arial" w:cs="Arial"/>
          <w:color w:val="000000" w:themeColor="text1"/>
          <w:sz w:val="32"/>
          <w:szCs w:val="32"/>
        </w:rPr>
      </w:pPr>
      <w:r w:rsidRPr="00985E8D">
        <w:rPr>
          <w:rFonts w:ascii="Arial" w:eastAsia="Arial" w:hAnsi="Arial" w:cs="Arial"/>
          <w:b/>
          <w:bCs/>
          <w:color w:val="000000" w:themeColor="text1"/>
          <w:sz w:val="32"/>
          <w:szCs w:val="32"/>
        </w:rPr>
        <w:t xml:space="preserve">2. </w:t>
      </w:r>
      <w:r w:rsidR="0F1A9280" w:rsidRPr="00985E8D">
        <w:rPr>
          <w:rFonts w:ascii="Arial" w:eastAsia="Arial" w:hAnsi="Arial" w:cs="Arial"/>
          <w:b/>
          <w:bCs/>
          <w:color w:val="000000" w:themeColor="text1"/>
          <w:sz w:val="32"/>
          <w:szCs w:val="32"/>
        </w:rPr>
        <w:t>USA:-</w:t>
      </w:r>
      <w:r w:rsidR="0F1A9280" w:rsidRPr="00985E8D">
        <w:rPr>
          <w:rFonts w:ascii="Arial" w:eastAsia="Arial" w:hAnsi="Arial" w:cs="Arial"/>
          <w:color w:val="000000" w:themeColor="text1"/>
          <w:sz w:val="32"/>
          <w:szCs w:val="32"/>
        </w:rPr>
        <w:t xml:space="preserve"> </w:t>
      </w:r>
      <w:hyperlink r:id="rId12">
        <w:r w:rsidR="0F1A9280" w:rsidRPr="00985E8D">
          <w:rPr>
            <w:rStyle w:val="Hyperlink"/>
            <w:rFonts w:ascii="Arial" w:eastAsia="Arial" w:hAnsi="Arial" w:cs="Arial"/>
            <w:b/>
            <w:color w:val="FF0000"/>
            <w:sz w:val="32"/>
            <w:szCs w:val="32"/>
            <w:u w:val="none"/>
          </w:rPr>
          <w:t>The United States</w:t>
        </w:r>
      </w:hyperlink>
      <w:r w:rsidR="0F1A9280" w:rsidRPr="00985E8D">
        <w:rPr>
          <w:rFonts w:ascii="Arial" w:eastAsia="Arial" w:hAnsi="Arial" w:cs="Arial"/>
          <w:b/>
          <w:bCs/>
          <w:color w:val="FF0000"/>
          <w:sz w:val="32"/>
          <w:szCs w:val="32"/>
        </w:rPr>
        <w:t xml:space="preserve"> continued to stay strong as the second-largest automobile manufacturer at 12% of the total global market share.</w:t>
      </w:r>
      <w:r w:rsidR="0F1A9280" w:rsidRPr="00985E8D">
        <w:rPr>
          <w:rFonts w:ascii="Arial" w:eastAsia="Arial" w:hAnsi="Arial" w:cs="Arial"/>
          <w:color w:val="FF0000"/>
          <w:sz w:val="32"/>
          <w:szCs w:val="32"/>
        </w:rPr>
        <w:t xml:space="preserve"> </w:t>
      </w:r>
      <w:r w:rsidR="0F1A9280" w:rsidRPr="00985E8D">
        <w:rPr>
          <w:rFonts w:ascii="Arial" w:eastAsia="Arial" w:hAnsi="Arial" w:cs="Arial"/>
          <w:color w:val="000000" w:themeColor="text1"/>
          <w:sz w:val="32"/>
          <w:szCs w:val="32"/>
        </w:rPr>
        <w:t xml:space="preserve"> </w:t>
      </w:r>
      <w:hyperlink r:id="rId13">
        <w:r w:rsidR="0F1A9280" w:rsidRPr="004F081B">
          <w:rPr>
            <w:rStyle w:val="Hyperlink"/>
            <w:rFonts w:ascii="Arial" w:eastAsia="Arial" w:hAnsi="Arial" w:cs="Arial"/>
            <w:color w:val="000000" w:themeColor="text1"/>
            <w:sz w:val="32"/>
            <w:szCs w:val="32"/>
            <w:u w:val="none"/>
          </w:rPr>
          <w:t>The United States</w:t>
        </w:r>
      </w:hyperlink>
      <w:r w:rsidR="0F1A9280" w:rsidRPr="004F081B">
        <w:rPr>
          <w:rFonts w:ascii="Arial" w:eastAsia="Arial" w:hAnsi="Arial" w:cs="Arial"/>
          <w:color w:val="000000" w:themeColor="text1"/>
          <w:sz w:val="32"/>
          <w:szCs w:val="32"/>
        </w:rPr>
        <w:t xml:space="preserve"> has</w:t>
      </w:r>
      <w:r w:rsidR="0F1A9280" w:rsidRPr="00985E8D">
        <w:rPr>
          <w:rFonts w:ascii="Arial" w:eastAsia="Arial" w:hAnsi="Arial" w:cs="Arial"/>
          <w:b/>
          <w:color w:val="000000" w:themeColor="text1"/>
          <w:sz w:val="32"/>
          <w:szCs w:val="32"/>
        </w:rPr>
        <w:t xml:space="preserve"> </w:t>
      </w:r>
      <w:r w:rsidR="0F1A9280" w:rsidRPr="004A10C7">
        <w:rPr>
          <w:rFonts w:ascii="Arial" w:eastAsia="Arial" w:hAnsi="Arial" w:cs="Arial"/>
          <w:color w:val="FF0000"/>
          <w:sz w:val="32"/>
          <w:szCs w:val="32"/>
        </w:rPr>
        <w:t>net-zero emissions by 2050</w:t>
      </w:r>
      <w:r w:rsidR="0F1A9280" w:rsidRPr="00985E8D">
        <w:rPr>
          <w:rFonts w:ascii="Arial" w:eastAsia="Arial" w:hAnsi="Arial" w:cs="Arial"/>
          <w:color w:val="000000" w:themeColor="text1"/>
          <w:sz w:val="32"/>
          <w:szCs w:val="32"/>
        </w:rPr>
        <w:t>.</w:t>
      </w:r>
    </w:p>
    <w:p w14:paraId="5F25F393" w14:textId="378FBBC2" w:rsidR="00D340AC" w:rsidRPr="00985E8D" w:rsidRDefault="440BB566" w:rsidP="0EAE9F9A">
      <w:pPr>
        <w:spacing w:line="257" w:lineRule="auto"/>
        <w:ind w:left="720" w:right="-20"/>
        <w:jc w:val="both"/>
        <w:rPr>
          <w:rFonts w:ascii="Arial" w:eastAsia="Arial" w:hAnsi="Arial" w:cs="Arial"/>
          <w:color w:val="000000" w:themeColor="text1"/>
          <w:sz w:val="32"/>
          <w:szCs w:val="32"/>
        </w:rPr>
      </w:pPr>
      <w:r w:rsidRPr="00985E8D">
        <w:rPr>
          <w:rFonts w:ascii="Arial" w:eastAsia="Arial" w:hAnsi="Arial" w:cs="Arial"/>
          <w:b/>
          <w:bCs/>
          <w:color w:val="000000" w:themeColor="text1"/>
          <w:sz w:val="32"/>
          <w:szCs w:val="32"/>
        </w:rPr>
        <w:t>3.</w:t>
      </w:r>
      <w:proofErr w:type="gramStart"/>
      <w:r w:rsidR="00417773" w:rsidRPr="00985E8D">
        <w:rPr>
          <w:rFonts w:ascii="Arial" w:eastAsia="Arial" w:hAnsi="Arial" w:cs="Arial"/>
          <w:b/>
          <w:bCs/>
          <w:color w:val="000000" w:themeColor="text1"/>
          <w:sz w:val="32"/>
          <w:szCs w:val="32"/>
        </w:rPr>
        <w:t>Japan</w:t>
      </w:r>
      <w:r w:rsidR="00417773" w:rsidRPr="180FF379">
        <w:rPr>
          <w:rFonts w:ascii="Arial" w:eastAsia="Arial" w:hAnsi="Arial" w:cs="Arial"/>
          <w:b/>
          <w:bCs/>
          <w:color w:val="000000" w:themeColor="text1"/>
          <w:sz w:val="32"/>
          <w:szCs w:val="32"/>
        </w:rPr>
        <w:t>:</w:t>
      </w:r>
      <w:r w:rsidR="4B831591" w:rsidRPr="180FF379">
        <w:rPr>
          <w:rFonts w:ascii="Arial" w:eastAsia="Arial" w:hAnsi="Arial" w:cs="Arial"/>
          <w:b/>
          <w:bCs/>
          <w:color w:val="000000" w:themeColor="text1"/>
          <w:sz w:val="32"/>
          <w:szCs w:val="32"/>
        </w:rPr>
        <w:t>-</w:t>
      </w:r>
      <w:proofErr w:type="gramEnd"/>
      <w:r w:rsidR="4B831591" w:rsidRPr="00985E8D">
        <w:rPr>
          <w:rFonts w:ascii="Arial" w:eastAsia="Arial" w:hAnsi="Arial" w:cs="Arial"/>
          <w:color w:val="000000" w:themeColor="text1"/>
          <w:sz w:val="32"/>
          <w:szCs w:val="32"/>
        </w:rPr>
        <w:t xml:space="preserve"> </w:t>
      </w:r>
      <w:hyperlink r:id="rId14">
        <w:r w:rsidR="4B831591" w:rsidRPr="00985E8D">
          <w:rPr>
            <w:rStyle w:val="Hyperlink"/>
            <w:rFonts w:ascii="Arial" w:eastAsia="Arial" w:hAnsi="Arial" w:cs="Arial"/>
            <w:color w:val="000000" w:themeColor="text1"/>
            <w:sz w:val="32"/>
            <w:szCs w:val="32"/>
            <w:u w:val="none"/>
          </w:rPr>
          <w:t>Japan</w:t>
        </w:r>
      </w:hyperlink>
      <w:r w:rsidR="4B831591" w:rsidRPr="00985E8D">
        <w:rPr>
          <w:rFonts w:ascii="Arial" w:eastAsia="Arial" w:hAnsi="Arial" w:cs="Arial"/>
          <w:color w:val="000000" w:themeColor="text1"/>
          <w:sz w:val="32"/>
          <w:szCs w:val="32"/>
        </w:rPr>
        <w:t xml:space="preserve"> is the </w:t>
      </w:r>
      <w:r w:rsidR="4B831591" w:rsidRPr="004A10C7">
        <w:rPr>
          <w:rFonts w:ascii="Arial" w:eastAsia="Arial" w:hAnsi="Arial" w:cs="Arial"/>
          <w:color w:val="FF0000"/>
          <w:sz w:val="32"/>
          <w:szCs w:val="32"/>
        </w:rPr>
        <w:t xml:space="preserve">world’s third-largest </w:t>
      </w:r>
      <w:r w:rsidR="4B831591" w:rsidRPr="00985E8D">
        <w:rPr>
          <w:rFonts w:ascii="Arial" w:eastAsia="Arial" w:hAnsi="Arial" w:cs="Arial"/>
          <w:color w:val="000000" w:themeColor="text1"/>
          <w:sz w:val="32"/>
          <w:szCs w:val="32"/>
        </w:rPr>
        <w:t xml:space="preserve">total automobile producing nation in the world at roughly 9.6 million units.  In terms of personal vehicles, Japan ranks second only behind </w:t>
      </w:r>
      <w:r w:rsidR="00D819AE" w:rsidRPr="00985E8D">
        <w:rPr>
          <w:rFonts w:ascii="Arial" w:eastAsia="Arial" w:hAnsi="Arial" w:cs="Arial"/>
          <w:color w:val="000000" w:themeColor="text1"/>
          <w:sz w:val="32"/>
          <w:szCs w:val="32"/>
        </w:rPr>
        <w:t xml:space="preserve">China. </w:t>
      </w:r>
      <w:r w:rsidR="00D819AE" w:rsidRPr="004A10C7">
        <w:rPr>
          <w:rFonts w:ascii="Arial" w:eastAsia="Arial" w:hAnsi="Arial" w:cs="Arial"/>
          <w:color w:val="FF0000"/>
          <w:sz w:val="32"/>
          <w:szCs w:val="32"/>
        </w:rPr>
        <w:t>Japan</w:t>
      </w:r>
      <w:r w:rsidR="4B831591" w:rsidRPr="00985E8D">
        <w:rPr>
          <w:rFonts w:ascii="Arial" w:eastAsia="Arial" w:hAnsi="Arial" w:cs="Arial"/>
          <w:color w:val="000000" w:themeColor="text1"/>
          <w:sz w:val="32"/>
          <w:szCs w:val="32"/>
        </w:rPr>
        <w:t xml:space="preserve"> is among a group of 136 countries that have pledged climate commitments to </w:t>
      </w:r>
      <w:r w:rsidR="4B831591" w:rsidRPr="004A10C7">
        <w:rPr>
          <w:rFonts w:ascii="Arial" w:eastAsia="Arial" w:hAnsi="Arial" w:cs="Arial"/>
          <w:color w:val="FF0000"/>
          <w:sz w:val="32"/>
          <w:szCs w:val="32"/>
        </w:rPr>
        <w:t>reach net zero by 2050</w:t>
      </w:r>
      <w:r w:rsidR="4B831591" w:rsidRPr="00985E8D">
        <w:rPr>
          <w:rFonts w:ascii="Arial" w:eastAsia="Arial" w:hAnsi="Arial" w:cs="Arial"/>
          <w:color w:val="000000" w:themeColor="text1"/>
          <w:sz w:val="32"/>
          <w:szCs w:val="32"/>
        </w:rPr>
        <w:t>.</w:t>
      </w:r>
    </w:p>
    <w:p w14:paraId="3E0F94EF" w14:textId="600C6F7F" w:rsidR="00D340AC" w:rsidRPr="00985E8D" w:rsidRDefault="440BB566" w:rsidP="07814F79">
      <w:pPr>
        <w:spacing w:line="257" w:lineRule="auto"/>
        <w:ind w:left="720" w:right="-20"/>
        <w:jc w:val="both"/>
        <w:rPr>
          <w:rFonts w:ascii="Arial" w:eastAsia="Arial" w:hAnsi="Arial" w:cs="Arial"/>
          <w:color w:val="000000" w:themeColor="text1"/>
          <w:sz w:val="32"/>
          <w:szCs w:val="32"/>
        </w:rPr>
      </w:pPr>
      <w:r w:rsidRPr="00985E8D">
        <w:rPr>
          <w:rFonts w:ascii="Arial" w:eastAsia="Arial" w:hAnsi="Arial" w:cs="Arial"/>
          <w:b/>
          <w:bCs/>
          <w:color w:val="000000" w:themeColor="text1"/>
          <w:sz w:val="32"/>
          <w:szCs w:val="32"/>
        </w:rPr>
        <w:t>4.</w:t>
      </w:r>
      <w:r w:rsidR="00F5514A" w:rsidRPr="00985E8D">
        <w:rPr>
          <w:rFonts w:ascii="Arial" w:eastAsia="Arial" w:hAnsi="Arial" w:cs="Arial"/>
          <w:b/>
          <w:bCs/>
          <w:color w:val="000000" w:themeColor="text1"/>
          <w:sz w:val="32"/>
          <w:szCs w:val="32"/>
        </w:rPr>
        <w:t>Germany</w:t>
      </w:r>
      <w:r w:rsidR="00F5514A" w:rsidRPr="07814F79">
        <w:rPr>
          <w:rFonts w:ascii="Arial" w:eastAsia="Arial" w:hAnsi="Arial" w:cs="Arial"/>
          <w:b/>
          <w:bCs/>
          <w:color w:val="000000" w:themeColor="text1"/>
          <w:sz w:val="32"/>
          <w:szCs w:val="32"/>
        </w:rPr>
        <w:t>: -</w:t>
      </w:r>
      <w:r w:rsidR="4ED414BA" w:rsidRPr="00985E8D">
        <w:rPr>
          <w:rFonts w:ascii="Arial" w:eastAsia="Arial" w:hAnsi="Arial" w:cs="Arial"/>
          <w:color w:val="000000" w:themeColor="text1"/>
          <w:sz w:val="32"/>
          <w:szCs w:val="32"/>
        </w:rPr>
        <w:t xml:space="preserve"> </w:t>
      </w:r>
      <w:hyperlink r:id="rId15">
        <w:r w:rsidR="4ED414BA" w:rsidRPr="00985E8D">
          <w:rPr>
            <w:rStyle w:val="Hyperlink"/>
            <w:rFonts w:ascii="Arial" w:eastAsia="Arial" w:hAnsi="Arial" w:cs="Arial"/>
            <w:b/>
            <w:bCs/>
            <w:color w:val="FF0000"/>
            <w:sz w:val="32"/>
            <w:szCs w:val="32"/>
            <w:u w:val="none"/>
          </w:rPr>
          <w:t>Germany</w:t>
        </w:r>
      </w:hyperlink>
      <w:r w:rsidR="4ED414BA" w:rsidRPr="00985E8D">
        <w:rPr>
          <w:rFonts w:ascii="Arial" w:eastAsia="Arial" w:hAnsi="Arial" w:cs="Arial"/>
          <w:b/>
          <w:bCs/>
          <w:color w:val="FF0000"/>
          <w:sz w:val="32"/>
          <w:szCs w:val="32"/>
        </w:rPr>
        <w:t xml:space="preserve"> is the fourth biggest vehicle manufacturer worldwide in 2019 producing 4.7 million vehicles</w:t>
      </w:r>
      <w:r w:rsidR="4ED414BA" w:rsidRPr="00985E8D">
        <w:rPr>
          <w:rFonts w:ascii="Arial" w:eastAsia="Arial" w:hAnsi="Arial" w:cs="Arial"/>
          <w:b/>
          <w:bCs/>
          <w:color w:val="000000" w:themeColor="text1"/>
          <w:sz w:val="32"/>
          <w:szCs w:val="32"/>
        </w:rPr>
        <w:t>.</w:t>
      </w:r>
      <w:r w:rsidR="4ED414BA" w:rsidRPr="00985E8D">
        <w:rPr>
          <w:rFonts w:ascii="Arial" w:eastAsia="Arial" w:hAnsi="Arial" w:cs="Arial"/>
          <w:color w:val="000000" w:themeColor="text1"/>
          <w:sz w:val="32"/>
          <w:szCs w:val="32"/>
        </w:rPr>
        <w:t xml:space="preserve"> Germany, Europe's biggest emitter of greenhouse gases, plans to hit </w:t>
      </w:r>
      <w:r w:rsidR="4ED414BA" w:rsidRPr="004A10C7">
        <w:rPr>
          <w:rFonts w:ascii="Arial" w:eastAsia="Arial" w:hAnsi="Arial" w:cs="Arial"/>
          <w:color w:val="FF0000"/>
          <w:sz w:val="32"/>
          <w:szCs w:val="32"/>
        </w:rPr>
        <w:t>net zero emissions by 2045</w:t>
      </w:r>
      <w:r w:rsidR="4ED414BA" w:rsidRPr="00985E8D">
        <w:rPr>
          <w:rFonts w:ascii="Arial" w:eastAsia="Arial" w:hAnsi="Arial" w:cs="Arial"/>
          <w:color w:val="000000" w:themeColor="text1"/>
          <w:sz w:val="32"/>
          <w:szCs w:val="32"/>
        </w:rPr>
        <w:t>.</w:t>
      </w:r>
    </w:p>
    <w:p w14:paraId="28A7C4A6" w14:textId="64448D1C" w:rsidR="00D340AC" w:rsidRDefault="1D7B3352" w:rsidP="2C1AFC59">
      <w:pPr>
        <w:spacing w:line="257" w:lineRule="auto"/>
        <w:ind w:left="720" w:right="-20"/>
        <w:jc w:val="both"/>
        <w:rPr>
          <w:rFonts w:ascii="Arial" w:eastAsia="Arial" w:hAnsi="Arial" w:cs="Arial"/>
          <w:color w:val="000000" w:themeColor="text1"/>
          <w:sz w:val="32"/>
          <w:szCs w:val="32"/>
        </w:rPr>
      </w:pPr>
      <w:r w:rsidRPr="00985E8D">
        <w:rPr>
          <w:rFonts w:ascii="Arial" w:eastAsia="Arial" w:hAnsi="Arial" w:cs="Arial"/>
          <w:b/>
          <w:bCs/>
          <w:color w:val="000000" w:themeColor="text1"/>
          <w:sz w:val="32"/>
          <w:szCs w:val="32"/>
        </w:rPr>
        <w:t>5</w:t>
      </w:r>
      <w:r w:rsidR="440BB566" w:rsidRPr="00985E8D">
        <w:rPr>
          <w:rFonts w:ascii="Arial" w:eastAsia="Arial" w:hAnsi="Arial" w:cs="Arial"/>
          <w:b/>
          <w:bCs/>
          <w:color w:val="000000" w:themeColor="text1"/>
          <w:sz w:val="32"/>
          <w:szCs w:val="32"/>
        </w:rPr>
        <w:t xml:space="preserve">. </w:t>
      </w:r>
      <w:proofErr w:type="gramStart"/>
      <w:r w:rsidR="00985E8D" w:rsidRPr="00985E8D">
        <w:rPr>
          <w:rFonts w:ascii="Arial" w:eastAsia="Arial" w:hAnsi="Arial" w:cs="Arial"/>
          <w:b/>
          <w:bCs/>
          <w:color w:val="000000" w:themeColor="text1"/>
          <w:sz w:val="32"/>
          <w:szCs w:val="32"/>
        </w:rPr>
        <w:t>India</w:t>
      </w:r>
      <w:r w:rsidR="1DB9D14D" w:rsidRPr="7B8995AC">
        <w:rPr>
          <w:rFonts w:ascii="Arial" w:eastAsia="Arial" w:hAnsi="Arial" w:cs="Arial"/>
          <w:b/>
          <w:bCs/>
          <w:color w:val="000000" w:themeColor="text1"/>
          <w:sz w:val="32"/>
          <w:szCs w:val="32"/>
        </w:rPr>
        <w:t>:-</w:t>
      </w:r>
      <w:proofErr w:type="gramEnd"/>
      <w:r w:rsidR="1DB9D14D" w:rsidRPr="00985E8D">
        <w:rPr>
          <w:rFonts w:ascii="Arial" w:eastAsia="Arial" w:hAnsi="Arial" w:cs="Arial"/>
          <w:color w:val="000000" w:themeColor="text1"/>
          <w:sz w:val="32"/>
          <w:szCs w:val="32"/>
        </w:rPr>
        <w:t xml:space="preserve"> </w:t>
      </w:r>
      <w:hyperlink r:id="rId16">
        <w:r w:rsidR="1DB9D14D" w:rsidRPr="00985E8D">
          <w:rPr>
            <w:rStyle w:val="Hyperlink"/>
            <w:rFonts w:ascii="Arial" w:eastAsia="Arial" w:hAnsi="Arial" w:cs="Arial"/>
            <w:b/>
            <w:bCs/>
            <w:color w:val="FF0000"/>
            <w:sz w:val="32"/>
            <w:szCs w:val="32"/>
            <w:u w:val="none"/>
          </w:rPr>
          <w:t>India</w:t>
        </w:r>
      </w:hyperlink>
      <w:r w:rsidR="1DB9D14D" w:rsidRPr="00985E8D">
        <w:rPr>
          <w:rFonts w:ascii="Arial" w:eastAsia="Arial" w:hAnsi="Arial" w:cs="Arial"/>
          <w:b/>
          <w:bCs/>
          <w:color w:val="FF0000"/>
          <w:sz w:val="32"/>
          <w:szCs w:val="32"/>
        </w:rPr>
        <w:t xml:space="preserve"> is the world’s fifth-largest automotive manufacturer producing 4.5 million vehicles in 2019.</w:t>
      </w:r>
      <w:r w:rsidR="1DB9D14D" w:rsidRPr="00985E8D">
        <w:rPr>
          <w:rFonts w:ascii="Arial" w:eastAsia="Arial" w:hAnsi="Arial" w:cs="Arial"/>
          <w:color w:val="FF0000"/>
          <w:sz w:val="32"/>
          <w:szCs w:val="32"/>
        </w:rPr>
        <w:t xml:space="preserve"> </w:t>
      </w:r>
      <w:r w:rsidR="1DB9D14D" w:rsidRPr="00985E8D">
        <w:rPr>
          <w:rFonts w:ascii="Arial" w:eastAsia="Arial" w:hAnsi="Arial" w:cs="Arial"/>
          <w:color w:val="000000" w:themeColor="text1"/>
          <w:sz w:val="32"/>
          <w:szCs w:val="32"/>
        </w:rPr>
        <w:t>80% of India-produced vehicles were passenger cars, while 20% were commercial vehicles.</w:t>
      </w:r>
      <w:r w:rsidR="27DEA594" w:rsidRPr="00985E8D">
        <w:rPr>
          <w:rFonts w:ascii="Arial" w:eastAsia="Arial" w:hAnsi="Arial" w:cs="Arial"/>
          <w:color w:val="000000" w:themeColor="text1"/>
          <w:sz w:val="32"/>
          <w:szCs w:val="32"/>
        </w:rPr>
        <w:t xml:space="preserve"> </w:t>
      </w:r>
      <w:r w:rsidR="1DB9D14D" w:rsidRPr="00985E8D">
        <w:rPr>
          <w:rFonts w:ascii="Arial" w:eastAsia="Arial" w:hAnsi="Arial" w:cs="Arial"/>
          <w:color w:val="000000" w:themeColor="text1"/>
          <w:sz w:val="32"/>
          <w:szCs w:val="32"/>
        </w:rPr>
        <w:t xml:space="preserve">India is committed to achieve the </w:t>
      </w:r>
      <w:r w:rsidR="1DB9D14D" w:rsidRPr="004A10C7">
        <w:rPr>
          <w:rFonts w:ascii="Arial" w:eastAsia="Arial" w:hAnsi="Arial" w:cs="Arial"/>
          <w:color w:val="FF0000"/>
          <w:sz w:val="32"/>
          <w:szCs w:val="32"/>
        </w:rPr>
        <w:t>Net Zero emission target by 2070</w:t>
      </w:r>
      <w:r w:rsidR="071EDCFC" w:rsidRPr="00985E8D">
        <w:rPr>
          <w:rFonts w:ascii="Arial" w:eastAsia="Arial" w:hAnsi="Arial" w:cs="Arial"/>
          <w:color w:val="000000" w:themeColor="text1"/>
          <w:sz w:val="32"/>
          <w:szCs w:val="32"/>
        </w:rPr>
        <w:t>.</w:t>
      </w:r>
    </w:p>
    <w:p w14:paraId="5AFD458F" w14:textId="2B32DCDE" w:rsidR="00D340AC" w:rsidRDefault="440BB566" w:rsidP="087CCC26">
      <w:pPr>
        <w:spacing w:line="257" w:lineRule="auto"/>
        <w:ind w:left="720" w:right="-20"/>
        <w:jc w:val="center"/>
        <w:rPr>
          <w:rFonts w:ascii="Arial" w:eastAsia="Arial" w:hAnsi="Arial" w:cs="Arial"/>
          <w:color w:val="000000" w:themeColor="text1"/>
          <w:sz w:val="32"/>
          <w:szCs w:val="32"/>
          <w:lang w:val="en-US"/>
        </w:rPr>
      </w:pPr>
      <w:r w:rsidRPr="0F5D6AA3">
        <w:rPr>
          <w:rFonts w:ascii="Arial" w:eastAsia="Arial" w:hAnsi="Arial" w:cs="Arial"/>
          <w:color w:val="000000" w:themeColor="text1"/>
          <w:sz w:val="32"/>
          <w:szCs w:val="32"/>
          <w:lang w:val="en-US"/>
        </w:rPr>
        <w:t xml:space="preserve"> </w:t>
      </w:r>
    </w:p>
    <w:p w14:paraId="36D641BB" w14:textId="128B92DD" w:rsidR="00D340AC" w:rsidRPr="00120EFC" w:rsidRDefault="00120EFC" w:rsidP="202453AA">
      <w:pPr>
        <w:spacing w:line="257" w:lineRule="auto"/>
        <w:ind w:left="-20" w:right="-20"/>
        <w:jc w:val="center"/>
        <w:rPr>
          <w:rFonts w:ascii="Arial" w:eastAsia="Arial" w:hAnsi="Arial" w:cs="Arial"/>
          <w:b/>
          <w:bCs/>
          <w:color w:val="FF0000"/>
          <w:sz w:val="44"/>
          <w:szCs w:val="44"/>
          <w:u w:val="single"/>
        </w:rPr>
      </w:pPr>
      <w:r w:rsidRPr="00120EFC">
        <w:rPr>
          <w:rFonts w:ascii="Arial" w:eastAsia="Arial" w:hAnsi="Arial" w:cs="Arial"/>
          <w:b/>
          <w:bCs/>
          <w:color w:val="FF0000"/>
          <w:sz w:val="44"/>
          <w:szCs w:val="44"/>
          <w:u w:val="single"/>
        </w:rPr>
        <w:t>LIGHT</w:t>
      </w:r>
      <w:r w:rsidR="5DBA9B18" w:rsidRPr="12E2EBF9">
        <w:rPr>
          <w:rFonts w:ascii="Arial" w:eastAsia="Arial" w:hAnsi="Arial" w:cs="Arial"/>
          <w:color w:val="000000" w:themeColor="text1"/>
          <w:sz w:val="44"/>
          <w:szCs w:val="44"/>
        </w:rPr>
        <w:t xml:space="preserve"> </w:t>
      </w:r>
      <w:r w:rsidRPr="00120EFC">
        <w:rPr>
          <w:rFonts w:ascii="Arial" w:eastAsia="Arial" w:hAnsi="Arial" w:cs="Arial"/>
          <w:b/>
          <w:bCs/>
          <w:color w:val="FF0000"/>
          <w:sz w:val="44"/>
          <w:szCs w:val="44"/>
          <w:u w:val="single"/>
        </w:rPr>
        <w:t>DUTY</w:t>
      </w:r>
      <w:r w:rsidR="5DBA9B18" w:rsidRPr="00120EFC">
        <w:rPr>
          <w:rFonts w:ascii="Arial" w:eastAsia="Arial" w:hAnsi="Arial" w:cs="Arial"/>
          <w:b/>
          <w:bCs/>
          <w:color w:val="FF0000"/>
          <w:sz w:val="44"/>
          <w:szCs w:val="44"/>
          <w:u w:val="single"/>
        </w:rPr>
        <w:t xml:space="preserve"> VEHICLE </w:t>
      </w:r>
      <w:r w:rsidR="7A0B2F90" w:rsidRPr="00120EFC">
        <w:rPr>
          <w:rFonts w:ascii="Arial" w:eastAsia="Arial" w:hAnsi="Arial" w:cs="Arial"/>
          <w:b/>
          <w:bCs/>
          <w:color w:val="FF0000"/>
          <w:sz w:val="44"/>
          <w:szCs w:val="44"/>
          <w:u w:val="single"/>
        </w:rPr>
        <w:t>(</w:t>
      </w:r>
      <w:r w:rsidR="440BB566" w:rsidRPr="00120EFC">
        <w:rPr>
          <w:rFonts w:ascii="Arial" w:eastAsia="Arial" w:hAnsi="Arial" w:cs="Arial"/>
          <w:b/>
          <w:bCs/>
          <w:color w:val="FF0000"/>
          <w:sz w:val="44"/>
          <w:szCs w:val="44"/>
          <w:u w:val="single"/>
        </w:rPr>
        <w:t>LDV</w:t>
      </w:r>
      <w:r w:rsidR="4D87210C" w:rsidRPr="00120EFC">
        <w:rPr>
          <w:rFonts w:ascii="Arial" w:eastAsia="Arial" w:hAnsi="Arial" w:cs="Arial"/>
          <w:b/>
          <w:bCs/>
          <w:color w:val="FF0000"/>
          <w:sz w:val="44"/>
          <w:szCs w:val="44"/>
          <w:u w:val="single"/>
        </w:rPr>
        <w:t>)</w:t>
      </w:r>
    </w:p>
    <w:p w14:paraId="29275497" w14:textId="6D20EC61" w:rsidR="00D340AC" w:rsidRDefault="440BB566" w:rsidP="6C0B549B">
      <w:pPr>
        <w:spacing w:line="257" w:lineRule="auto"/>
        <w:ind w:left="-20" w:right="-20"/>
        <w:rPr>
          <w:rFonts w:ascii="Arial" w:eastAsia="Arial" w:hAnsi="Arial" w:cs="Arial"/>
          <w:color w:val="000000" w:themeColor="text1"/>
          <w:sz w:val="24"/>
          <w:szCs w:val="24"/>
        </w:rPr>
      </w:pPr>
      <w:r w:rsidRPr="14B07F39">
        <w:rPr>
          <w:rFonts w:ascii="Arial" w:eastAsia="Arial" w:hAnsi="Arial" w:cs="Arial"/>
          <w:color w:val="000000" w:themeColor="text1"/>
          <w:sz w:val="24"/>
          <w:szCs w:val="24"/>
        </w:rPr>
        <w:t xml:space="preserve">The </w:t>
      </w:r>
      <w:r w:rsidRPr="004A10C7">
        <w:rPr>
          <w:rFonts w:ascii="Arial" w:eastAsia="Arial" w:hAnsi="Arial" w:cs="Arial"/>
          <w:color w:val="FF0000"/>
          <w:sz w:val="24"/>
          <w:szCs w:val="24"/>
        </w:rPr>
        <w:t xml:space="preserve">Light Duty vehicle </w:t>
      </w:r>
      <w:r w:rsidRPr="14B07F39">
        <w:rPr>
          <w:rFonts w:ascii="Arial" w:eastAsia="Arial" w:hAnsi="Arial" w:cs="Arial"/>
          <w:color w:val="000000" w:themeColor="text1"/>
          <w:sz w:val="24"/>
          <w:szCs w:val="24"/>
        </w:rPr>
        <w:t xml:space="preserve">Market was valued at </w:t>
      </w:r>
      <w:r w:rsidRPr="004A10C7">
        <w:rPr>
          <w:rFonts w:ascii="Arial" w:eastAsia="Arial" w:hAnsi="Arial" w:cs="Arial"/>
          <w:color w:val="FF0000"/>
          <w:sz w:val="24"/>
          <w:szCs w:val="24"/>
        </w:rPr>
        <w:t xml:space="preserve">USD 724.28 Bn in 2022 </w:t>
      </w:r>
      <w:r w:rsidRPr="14B07F39">
        <w:rPr>
          <w:rFonts w:ascii="Arial" w:eastAsia="Arial" w:hAnsi="Arial" w:cs="Arial"/>
          <w:color w:val="000000" w:themeColor="text1"/>
          <w:sz w:val="24"/>
          <w:szCs w:val="24"/>
        </w:rPr>
        <w:t xml:space="preserve">to reach USD </w:t>
      </w:r>
      <w:r w:rsidRPr="004A10C7">
        <w:rPr>
          <w:rFonts w:ascii="Arial" w:eastAsia="Arial" w:hAnsi="Arial" w:cs="Arial"/>
          <w:color w:val="FF0000"/>
          <w:sz w:val="24"/>
          <w:szCs w:val="24"/>
        </w:rPr>
        <w:t xml:space="preserve">1380.83 Bn by 2030 </w:t>
      </w:r>
      <w:r w:rsidRPr="14B07F39">
        <w:rPr>
          <w:rFonts w:ascii="Arial" w:eastAsia="Arial" w:hAnsi="Arial" w:cs="Arial"/>
          <w:color w:val="000000" w:themeColor="text1"/>
          <w:sz w:val="24"/>
          <w:szCs w:val="24"/>
        </w:rPr>
        <w:t xml:space="preserve">with a forecasted CAGR of around </w:t>
      </w:r>
      <w:r w:rsidRPr="004A10C7">
        <w:rPr>
          <w:rFonts w:ascii="Arial" w:eastAsia="Arial" w:hAnsi="Arial" w:cs="Arial"/>
          <w:color w:val="FF0000"/>
          <w:sz w:val="24"/>
          <w:szCs w:val="24"/>
        </w:rPr>
        <w:t>8.4%.</w:t>
      </w:r>
    </w:p>
    <w:p w14:paraId="42A9C7C3" w14:textId="6A1B70B7" w:rsidR="00D340AC" w:rsidRDefault="440BB566" w:rsidP="0EAE9F9A">
      <w:pPr>
        <w:spacing w:line="257" w:lineRule="auto"/>
        <w:ind w:left="-20" w:right="-20"/>
        <w:jc w:val="both"/>
        <w:rPr>
          <w:rFonts w:ascii="Arial" w:eastAsia="Arial" w:hAnsi="Arial" w:cs="Arial"/>
          <w:color w:val="000000" w:themeColor="text1"/>
          <w:sz w:val="24"/>
          <w:szCs w:val="24"/>
        </w:rPr>
      </w:pPr>
      <w:r w:rsidRPr="14B07F39">
        <w:rPr>
          <w:rFonts w:ascii="Arial" w:eastAsia="Arial" w:hAnsi="Arial" w:cs="Arial"/>
          <w:color w:val="000000" w:themeColor="text1"/>
          <w:sz w:val="24"/>
          <w:szCs w:val="24"/>
        </w:rPr>
        <w:t xml:space="preserve"> </w:t>
      </w:r>
    </w:p>
    <w:p w14:paraId="540E6868" w14:textId="5882A061" w:rsidR="00D340AC" w:rsidRPr="00120EFC" w:rsidRDefault="1B506A2A" w:rsidP="174C2360">
      <w:pPr>
        <w:spacing w:line="257" w:lineRule="auto"/>
        <w:ind w:left="-20" w:right="-20"/>
        <w:jc w:val="center"/>
        <w:rPr>
          <w:rFonts w:ascii="Arial" w:eastAsia="Arial" w:hAnsi="Arial" w:cs="Arial"/>
          <w:b/>
          <w:bCs/>
          <w:color w:val="FF0000"/>
          <w:sz w:val="24"/>
          <w:szCs w:val="24"/>
          <w:u w:val="single"/>
        </w:rPr>
      </w:pPr>
      <w:r w:rsidRPr="00120EFC">
        <w:rPr>
          <w:rFonts w:ascii="Arial" w:eastAsia="Arial" w:hAnsi="Arial" w:cs="Arial"/>
          <w:b/>
          <w:bCs/>
          <w:color w:val="FF0000"/>
          <w:sz w:val="44"/>
          <w:szCs w:val="44"/>
          <w:u w:val="single"/>
        </w:rPr>
        <w:t>HEAVY DUTY VEHICLE</w:t>
      </w:r>
      <w:r w:rsidRPr="00120EFC">
        <w:rPr>
          <w:rFonts w:ascii="Arial" w:eastAsia="Arial" w:hAnsi="Arial" w:cs="Arial"/>
          <w:b/>
          <w:bCs/>
          <w:color w:val="FF0000"/>
          <w:sz w:val="24"/>
          <w:szCs w:val="24"/>
          <w:u w:val="single"/>
        </w:rPr>
        <w:t xml:space="preserve"> </w:t>
      </w:r>
      <w:r w:rsidR="0915FE58" w:rsidRPr="00120EFC">
        <w:rPr>
          <w:rFonts w:ascii="Arial" w:eastAsia="Arial" w:hAnsi="Arial" w:cs="Arial"/>
          <w:b/>
          <w:bCs/>
          <w:color w:val="FF0000"/>
          <w:sz w:val="44"/>
          <w:szCs w:val="44"/>
          <w:u w:val="single"/>
        </w:rPr>
        <w:t>(</w:t>
      </w:r>
      <w:r w:rsidR="440BB566" w:rsidRPr="00120EFC">
        <w:rPr>
          <w:rFonts w:ascii="Arial" w:eastAsia="Arial" w:hAnsi="Arial" w:cs="Arial"/>
          <w:b/>
          <w:bCs/>
          <w:color w:val="FF0000"/>
          <w:sz w:val="44"/>
          <w:szCs w:val="44"/>
          <w:u w:val="single"/>
        </w:rPr>
        <w:t>HDV</w:t>
      </w:r>
      <w:r w:rsidR="155BCAB7" w:rsidRPr="00120EFC">
        <w:rPr>
          <w:rFonts w:ascii="Arial" w:eastAsia="Arial" w:hAnsi="Arial" w:cs="Arial"/>
          <w:b/>
          <w:bCs/>
          <w:color w:val="FF0000"/>
          <w:sz w:val="44"/>
          <w:szCs w:val="44"/>
          <w:u w:val="single"/>
        </w:rPr>
        <w:t>)</w:t>
      </w:r>
    </w:p>
    <w:p w14:paraId="78C37DFE" w14:textId="65375909" w:rsidR="00D340AC" w:rsidRDefault="440BB566" w:rsidP="0EAE9F9A">
      <w:pPr>
        <w:spacing w:line="257" w:lineRule="auto"/>
        <w:ind w:left="-20" w:right="-20"/>
        <w:jc w:val="both"/>
        <w:rPr>
          <w:rFonts w:ascii="Arial" w:eastAsia="Arial" w:hAnsi="Arial" w:cs="Arial"/>
          <w:color w:val="000000" w:themeColor="text1"/>
          <w:sz w:val="24"/>
          <w:szCs w:val="24"/>
        </w:rPr>
      </w:pPr>
      <w:r w:rsidRPr="7B59C485">
        <w:rPr>
          <w:rFonts w:ascii="Arial" w:eastAsia="Arial" w:hAnsi="Arial" w:cs="Arial"/>
          <w:color w:val="000000" w:themeColor="text1"/>
          <w:sz w:val="24"/>
          <w:szCs w:val="24"/>
        </w:rPr>
        <w:t xml:space="preserve">The </w:t>
      </w:r>
      <w:r w:rsidRPr="14B07F39">
        <w:rPr>
          <w:rFonts w:ascii="Arial" w:eastAsia="Arial" w:hAnsi="Arial" w:cs="Arial"/>
          <w:b/>
          <w:color w:val="000000" w:themeColor="text1"/>
          <w:sz w:val="24"/>
          <w:szCs w:val="24"/>
        </w:rPr>
        <w:t>Heavy-Duty vehicle Market</w:t>
      </w:r>
      <w:r w:rsidRPr="7B59C485">
        <w:rPr>
          <w:rFonts w:ascii="Arial" w:eastAsia="Arial" w:hAnsi="Arial" w:cs="Arial"/>
          <w:color w:val="000000" w:themeColor="text1"/>
          <w:sz w:val="24"/>
          <w:szCs w:val="24"/>
        </w:rPr>
        <w:t>, valued at USD 204.56 billion in 2022 to reach</w:t>
      </w:r>
      <w:r w:rsidRPr="14B07F39">
        <w:rPr>
          <w:rFonts w:ascii="Arial" w:eastAsia="Arial" w:hAnsi="Arial" w:cs="Arial"/>
          <w:color w:val="000000" w:themeColor="text1"/>
          <w:sz w:val="24"/>
          <w:szCs w:val="24"/>
        </w:rPr>
        <w:t xml:space="preserve"> </w:t>
      </w:r>
      <w:r w:rsidRPr="14B07F39">
        <w:rPr>
          <w:rFonts w:ascii="Arial" w:eastAsia="Arial" w:hAnsi="Arial" w:cs="Arial"/>
          <w:b/>
          <w:color w:val="000000" w:themeColor="text1"/>
          <w:sz w:val="24"/>
          <w:szCs w:val="24"/>
        </w:rPr>
        <w:t>USD 313.95 billion</w:t>
      </w:r>
      <w:r w:rsidRPr="7B59C485">
        <w:rPr>
          <w:rFonts w:ascii="Arial" w:eastAsia="Arial" w:hAnsi="Arial" w:cs="Arial"/>
          <w:color w:val="000000" w:themeColor="text1"/>
          <w:sz w:val="24"/>
          <w:szCs w:val="24"/>
        </w:rPr>
        <w:t xml:space="preserve"> in 2027 with a forecasted CAGR of around</w:t>
      </w:r>
      <w:r w:rsidRPr="14B07F39">
        <w:rPr>
          <w:rFonts w:ascii="Arial" w:eastAsia="Arial" w:hAnsi="Arial" w:cs="Arial"/>
          <w:color w:val="000000" w:themeColor="text1"/>
          <w:sz w:val="24"/>
          <w:szCs w:val="24"/>
        </w:rPr>
        <w:t xml:space="preserve"> </w:t>
      </w:r>
      <w:r w:rsidRPr="14B07F39">
        <w:rPr>
          <w:rFonts w:ascii="Arial" w:eastAsia="Arial" w:hAnsi="Arial" w:cs="Arial"/>
          <w:b/>
          <w:color w:val="000000" w:themeColor="text1"/>
          <w:sz w:val="24"/>
          <w:szCs w:val="24"/>
        </w:rPr>
        <w:t>7.4</w:t>
      </w:r>
      <w:proofErr w:type="gramStart"/>
      <w:r w:rsidRPr="14B07F39">
        <w:rPr>
          <w:rFonts w:ascii="Arial" w:eastAsia="Arial" w:hAnsi="Arial" w:cs="Arial"/>
          <w:b/>
          <w:color w:val="000000" w:themeColor="text1"/>
          <w:sz w:val="24"/>
          <w:szCs w:val="24"/>
        </w:rPr>
        <w:t>%</w:t>
      </w:r>
      <w:r w:rsidRPr="14B07F39">
        <w:rPr>
          <w:rFonts w:ascii="Arial" w:eastAsia="Arial" w:hAnsi="Arial" w:cs="Arial"/>
          <w:color w:val="000000" w:themeColor="text1"/>
          <w:sz w:val="24"/>
          <w:szCs w:val="24"/>
        </w:rPr>
        <w:t xml:space="preserve"> .</w:t>
      </w:r>
      <w:proofErr w:type="gramEnd"/>
    </w:p>
    <w:p w14:paraId="1D0EF5AE" w14:textId="77777777" w:rsidR="00073CB3" w:rsidRDefault="440BB566" w:rsidP="006C10DD">
      <w:pPr>
        <w:spacing w:line="257" w:lineRule="auto"/>
        <w:ind w:left="-20" w:right="-20"/>
        <w:jc w:val="both"/>
        <w:rPr>
          <w:rFonts w:ascii="Arial" w:eastAsia="Arial" w:hAnsi="Arial" w:cs="Arial"/>
          <w:color w:val="000000" w:themeColor="text1"/>
          <w:sz w:val="24"/>
          <w:szCs w:val="24"/>
        </w:rPr>
      </w:pPr>
      <w:r w:rsidRPr="14B07F39">
        <w:rPr>
          <w:rFonts w:ascii="Arial" w:eastAsia="Arial" w:hAnsi="Arial" w:cs="Arial"/>
          <w:color w:val="000000" w:themeColor="text1"/>
          <w:sz w:val="24"/>
          <w:szCs w:val="24"/>
        </w:rPr>
        <w:t xml:space="preserve"> </w:t>
      </w:r>
    </w:p>
    <w:p w14:paraId="627C82DF" w14:textId="77777777" w:rsidR="00073CB3" w:rsidRDefault="00073CB3" w:rsidP="006C10DD">
      <w:pPr>
        <w:spacing w:line="257" w:lineRule="auto"/>
        <w:ind w:left="-20" w:right="-20"/>
        <w:jc w:val="both"/>
        <w:rPr>
          <w:rFonts w:ascii="Arial" w:eastAsia="Arial" w:hAnsi="Arial" w:cs="Arial"/>
          <w:color w:val="000000" w:themeColor="text1"/>
          <w:sz w:val="24"/>
          <w:szCs w:val="24"/>
        </w:rPr>
      </w:pPr>
    </w:p>
    <w:p w14:paraId="4C4128E9" w14:textId="61F3D698" w:rsidR="00D340AC" w:rsidRPr="006C10DD" w:rsidRDefault="440BB566" w:rsidP="006C10DD">
      <w:pPr>
        <w:spacing w:line="257" w:lineRule="auto"/>
        <w:ind w:left="-20" w:right="-20"/>
        <w:jc w:val="both"/>
        <w:rPr>
          <w:rFonts w:ascii="Arial" w:eastAsia="Arial" w:hAnsi="Arial" w:cs="Arial"/>
          <w:color w:val="000000" w:themeColor="text1"/>
          <w:sz w:val="24"/>
          <w:szCs w:val="24"/>
        </w:rPr>
      </w:pPr>
      <w:r w:rsidRPr="00985E8D">
        <w:rPr>
          <w:rFonts w:ascii="Arial" w:eastAsia="Arial" w:hAnsi="Arial" w:cs="Arial"/>
          <w:b/>
          <w:color w:val="FF0000"/>
          <w:sz w:val="40"/>
          <w:szCs w:val="40"/>
          <w:u w:val="single"/>
        </w:rPr>
        <w:lastRenderedPageBreak/>
        <w:t>IC Engine Vehicle Market Leaders</w:t>
      </w:r>
    </w:p>
    <w:p w14:paraId="4657DAB3" w14:textId="2A124189" w:rsidR="00D340AC" w:rsidRPr="006C10DD" w:rsidRDefault="440BB566" w:rsidP="09AEFA43">
      <w:pPr>
        <w:spacing w:line="257" w:lineRule="auto"/>
        <w:ind w:left="-20" w:right="-20"/>
        <w:rPr>
          <w:rFonts w:ascii="Arial" w:eastAsia="Arial" w:hAnsi="Arial" w:cs="Arial"/>
          <w:color w:val="000000" w:themeColor="text1"/>
          <w:sz w:val="32"/>
          <w:szCs w:val="32"/>
        </w:rPr>
      </w:pPr>
      <w:r w:rsidRPr="006C10DD">
        <w:rPr>
          <w:rFonts w:ascii="Arial" w:eastAsia="Arial" w:hAnsi="Arial" w:cs="Arial"/>
          <w:color w:val="000000" w:themeColor="text1"/>
          <w:sz w:val="32"/>
          <w:szCs w:val="32"/>
        </w:rPr>
        <w:t xml:space="preserve"> </w:t>
      </w:r>
      <w:r w:rsidR="49F57CE6" w:rsidRPr="006C10DD">
        <w:rPr>
          <w:rFonts w:ascii="Arial" w:eastAsia="Arial" w:hAnsi="Arial" w:cs="Arial"/>
          <w:color w:val="000000" w:themeColor="text1"/>
          <w:sz w:val="32"/>
          <w:szCs w:val="32"/>
        </w:rPr>
        <w:t>1.</w:t>
      </w:r>
      <w:r w:rsidRPr="006C10DD">
        <w:rPr>
          <w:rFonts w:ascii="Arial" w:eastAsia="Arial" w:hAnsi="Arial" w:cs="Arial"/>
          <w:color w:val="000000" w:themeColor="text1"/>
          <w:sz w:val="32"/>
          <w:szCs w:val="32"/>
        </w:rPr>
        <w:t xml:space="preserve">Honda Motors </w:t>
      </w:r>
      <w:r w:rsidR="28E1382B" w:rsidRPr="006C10DD">
        <w:rPr>
          <w:rFonts w:ascii="Arial" w:eastAsia="Arial" w:hAnsi="Arial" w:cs="Arial"/>
          <w:color w:val="000000" w:themeColor="text1"/>
          <w:sz w:val="32"/>
          <w:szCs w:val="32"/>
        </w:rPr>
        <w:t xml:space="preserve">                              </w:t>
      </w:r>
      <w:r w:rsidR="4FEA1C59" w:rsidRPr="006C10DD">
        <w:rPr>
          <w:rFonts w:ascii="Arial" w:eastAsia="Arial" w:hAnsi="Arial" w:cs="Arial"/>
          <w:color w:val="000000" w:themeColor="text1"/>
          <w:sz w:val="32"/>
          <w:szCs w:val="32"/>
        </w:rPr>
        <w:t xml:space="preserve"> </w:t>
      </w:r>
      <w:r w:rsidR="006C10DD" w:rsidRPr="006C10DD">
        <w:rPr>
          <w:rFonts w:ascii="Arial" w:eastAsia="Arial" w:hAnsi="Arial" w:cs="Arial"/>
          <w:color w:val="000000" w:themeColor="text1"/>
          <w:sz w:val="32"/>
          <w:szCs w:val="32"/>
        </w:rPr>
        <w:t>2. Volkswagen</w:t>
      </w:r>
      <w:r w:rsidRPr="006C10DD">
        <w:rPr>
          <w:rFonts w:ascii="Arial" w:eastAsia="Arial" w:hAnsi="Arial" w:cs="Arial"/>
          <w:color w:val="000000" w:themeColor="text1"/>
          <w:sz w:val="32"/>
          <w:szCs w:val="32"/>
        </w:rPr>
        <w:t xml:space="preserve"> </w:t>
      </w:r>
    </w:p>
    <w:p w14:paraId="0238B98E" w14:textId="653E7BF4" w:rsidR="440BB566" w:rsidRPr="006C10DD" w:rsidRDefault="006452B3" w:rsidP="09AEFA43">
      <w:pPr>
        <w:spacing w:line="257" w:lineRule="auto"/>
        <w:ind w:left="-20" w:right="-20"/>
        <w:rPr>
          <w:rFonts w:ascii="Arial" w:eastAsia="Arial" w:hAnsi="Arial" w:cs="Arial"/>
          <w:color w:val="000000" w:themeColor="text1"/>
          <w:sz w:val="32"/>
          <w:szCs w:val="32"/>
        </w:rPr>
      </w:pPr>
      <w:r w:rsidRPr="006C10DD">
        <w:rPr>
          <w:rFonts w:ascii="Arial" w:eastAsia="Arial" w:hAnsi="Arial" w:cs="Arial"/>
          <w:color w:val="000000" w:themeColor="text1"/>
          <w:sz w:val="32"/>
          <w:szCs w:val="32"/>
        </w:rPr>
        <w:t xml:space="preserve"> 3</w:t>
      </w:r>
      <w:r w:rsidR="71112726" w:rsidRPr="006C10DD">
        <w:rPr>
          <w:rFonts w:ascii="Arial" w:eastAsia="Arial" w:hAnsi="Arial" w:cs="Arial"/>
          <w:color w:val="000000" w:themeColor="text1"/>
          <w:sz w:val="32"/>
          <w:szCs w:val="32"/>
        </w:rPr>
        <w:t>.</w:t>
      </w:r>
      <w:r w:rsidR="440BB566" w:rsidRPr="006C10DD">
        <w:rPr>
          <w:rFonts w:ascii="Arial" w:eastAsia="Arial" w:hAnsi="Arial" w:cs="Arial"/>
          <w:color w:val="000000" w:themeColor="text1"/>
          <w:sz w:val="32"/>
          <w:szCs w:val="32"/>
        </w:rPr>
        <w:t>AG Toyota</w:t>
      </w:r>
      <w:r w:rsidR="006C10DD">
        <w:rPr>
          <w:rFonts w:ascii="Arial" w:eastAsia="Arial" w:hAnsi="Arial" w:cs="Arial"/>
          <w:color w:val="000000" w:themeColor="text1"/>
          <w:sz w:val="32"/>
          <w:szCs w:val="32"/>
        </w:rPr>
        <w:t xml:space="preserve">       </w:t>
      </w:r>
      <w:r w:rsidRPr="006C10DD">
        <w:rPr>
          <w:rFonts w:ascii="Arial" w:eastAsia="Arial" w:hAnsi="Arial" w:cs="Arial"/>
          <w:color w:val="000000" w:themeColor="text1"/>
          <w:sz w:val="32"/>
          <w:szCs w:val="32"/>
        </w:rPr>
        <w:t xml:space="preserve">                              </w:t>
      </w:r>
      <w:r w:rsidR="00073CB3" w:rsidRPr="006C10DD">
        <w:rPr>
          <w:rFonts w:ascii="Arial" w:eastAsia="Arial" w:hAnsi="Arial" w:cs="Arial"/>
          <w:color w:val="000000" w:themeColor="text1"/>
          <w:sz w:val="32"/>
          <w:szCs w:val="32"/>
        </w:rPr>
        <w:t>4. Hyundai</w:t>
      </w:r>
      <w:r w:rsidR="440BB566" w:rsidRPr="006C10DD">
        <w:rPr>
          <w:rFonts w:ascii="Arial" w:eastAsia="Arial" w:hAnsi="Arial" w:cs="Arial"/>
          <w:color w:val="000000" w:themeColor="text1"/>
          <w:sz w:val="32"/>
          <w:szCs w:val="32"/>
        </w:rPr>
        <w:t xml:space="preserve"> Motors</w:t>
      </w:r>
    </w:p>
    <w:p w14:paraId="38F66DC2" w14:textId="5845E2B2" w:rsidR="00D340AC" w:rsidRPr="00073CB3" w:rsidRDefault="2E1C31CB" w:rsidP="006452B3">
      <w:pPr>
        <w:spacing w:line="257" w:lineRule="auto"/>
        <w:ind w:left="-20" w:right="-20"/>
        <w:rPr>
          <w:rFonts w:ascii="Arial" w:eastAsia="Arial" w:hAnsi="Arial" w:cs="Arial"/>
          <w:b/>
          <w:bCs/>
          <w:color w:val="000000" w:themeColor="text1"/>
          <w:sz w:val="32"/>
          <w:szCs w:val="32"/>
        </w:rPr>
      </w:pPr>
      <w:r w:rsidRPr="006C10DD">
        <w:rPr>
          <w:rFonts w:ascii="Arial" w:eastAsia="Arial" w:hAnsi="Arial" w:cs="Arial"/>
          <w:color w:val="000000" w:themeColor="text1"/>
          <w:sz w:val="32"/>
          <w:szCs w:val="32"/>
        </w:rPr>
        <w:t xml:space="preserve"> 5.</w:t>
      </w:r>
      <w:r w:rsidR="440BB566" w:rsidRPr="006C10DD">
        <w:rPr>
          <w:rFonts w:ascii="Arial" w:eastAsia="Arial" w:hAnsi="Arial" w:cs="Arial"/>
          <w:color w:val="000000" w:themeColor="text1"/>
          <w:sz w:val="32"/>
          <w:szCs w:val="32"/>
        </w:rPr>
        <w:t xml:space="preserve"> </w:t>
      </w:r>
      <w:r w:rsidR="440BB566" w:rsidRPr="00073CB3">
        <w:rPr>
          <w:rFonts w:ascii="Arial" w:eastAsia="Arial" w:hAnsi="Arial" w:cs="Arial"/>
          <w:b/>
          <w:bCs/>
          <w:color w:val="000000" w:themeColor="text1"/>
          <w:sz w:val="32"/>
          <w:szCs w:val="32"/>
        </w:rPr>
        <w:t>Kirloskar Oil Engines Ltd</w:t>
      </w:r>
    </w:p>
    <w:p w14:paraId="01AE74F5" w14:textId="0500C729" w:rsidR="42CFEEDF" w:rsidRDefault="42CFEEDF" w:rsidP="42CFEEDF">
      <w:pPr>
        <w:spacing w:line="257" w:lineRule="auto"/>
        <w:ind w:left="-20" w:right="-20"/>
        <w:rPr>
          <w:rFonts w:ascii="Arial" w:eastAsia="Arial" w:hAnsi="Arial" w:cs="Arial"/>
          <w:color w:val="000000" w:themeColor="text1"/>
          <w:sz w:val="24"/>
          <w:szCs w:val="24"/>
        </w:rPr>
      </w:pPr>
    </w:p>
    <w:p w14:paraId="7F710937" w14:textId="1A53FA64" w:rsidR="44428AFC" w:rsidRDefault="440BB566" w:rsidP="44428AFC">
      <w:pPr>
        <w:spacing w:line="257" w:lineRule="auto"/>
        <w:ind w:left="-20" w:right="-20"/>
        <w:jc w:val="center"/>
        <w:rPr>
          <w:rFonts w:ascii="Arial" w:eastAsia="Arial" w:hAnsi="Arial" w:cs="Arial"/>
          <w:b/>
          <w:bCs/>
          <w:color w:val="000000" w:themeColor="text1"/>
          <w:sz w:val="44"/>
          <w:szCs w:val="44"/>
        </w:rPr>
      </w:pPr>
      <w:r w:rsidRPr="00985E8D">
        <w:rPr>
          <w:rFonts w:ascii="Arial" w:eastAsia="Arial" w:hAnsi="Arial" w:cs="Arial"/>
          <w:b/>
          <w:color w:val="FF0000"/>
          <w:sz w:val="40"/>
          <w:szCs w:val="40"/>
          <w:u w:val="single"/>
        </w:rPr>
        <w:t xml:space="preserve">Why </w:t>
      </w:r>
      <w:r w:rsidR="00073CB3" w:rsidRPr="00985E8D">
        <w:rPr>
          <w:rFonts w:ascii="Arial" w:eastAsia="Arial" w:hAnsi="Arial" w:cs="Arial"/>
          <w:b/>
          <w:color w:val="FF0000"/>
          <w:sz w:val="40"/>
          <w:szCs w:val="40"/>
          <w:u w:val="single"/>
        </w:rPr>
        <w:t>are IC engine vehicle</w:t>
      </w:r>
      <w:r w:rsidRPr="00985E8D">
        <w:rPr>
          <w:rFonts w:ascii="Arial" w:eastAsia="Arial" w:hAnsi="Arial" w:cs="Arial"/>
          <w:b/>
          <w:color w:val="FF0000"/>
          <w:sz w:val="40"/>
          <w:szCs w:val="40"/>
          <w:u w:val="single"/>
        </w:rPr>
        <w:t xml:space="preserve"> widely used?</w:t>
      </w:r>
    </w:p>
    <w:p w14:paraId="54698413" w14:textId="183766E6" w:rsidR="42CFEEDF" w:rsidRPr="00985E8D" w:rsidRDefault="42CFEEDF" w:rsidP="00985E8D">
      <w:pPr>
        <w:spacing w:line="257" w:lineRule="auto"/>
        <w:ind w:right="-20"/>
        <w:jc w:val="center"/>
        <w:rPr>
          <w:rFonts w:ascii="Arial" w:eastAsia="Arial" w:hAnsi="Arial" w:cs="Arial"/>
          <w:b/>
          <w:bCs/>
          <w:color w:val="FF0000"/>
          <w:sz w:val="40"/>
          <w:szCs w:val="40"/>
          <w:u w:val="single"/>
        </w:rPr>
      </w:pPr>
    </w:p>
    <w:p w14:paraId="220E6463" w14:textId="542836F6" w:rsidR="00D340AC" w:rsidRPr="00985E8D" w:rsidRDefault="440BB566" w:rsidP="0EAE9F9A">
      <w:pPr>
        <w:spacing w:line="257" w:lineRule="auto"/>
        <w:ind w:left="-20" w:right="-20"/>
        <w:jc w:val="both"/>
        <w:rPr>
          <w:rFonts w:ascii="Arial" w:eastAsia="Arial" w:hAnsi="Arial" w:cs="Arial"/>
          <w:color w:val="000000" w:themeColor="text1"/>
          <w:sz w:val="32"/>
          <w:szCs w:val="32"/>
          <w:lang w:val="en-US"/>
        </w:rPr>
      </w:pPr>
      <w:r w:rsidRPr="00985E8D">
        <w:rPr>
          <w:rFonts w:ascii="Arial" w:eastAsia="Arial" w:hAnsi="Arial" w:cs="Arial"/>
          <w:color w:val="000000" w:themeColor="text1"/>
          <w:sz w:val="32"/>
          <w:szCs w:val="32"/>
          <w:lang w:val="en-US"/>
        </w:rPr>
        <w:t>Internal Combustion Engines (ICE) are widely used for several reasons:</w:t>
      </w:r>
    </w:p>
    <w:p w14:paraId="3A31BD0F" w14:textId="6C932599" w:rsidR="00D340AC" w:rsidRPr="00985E8D" w:rsidRDefault="440BB566" w:rsidP="0EAE9F9A">
      <w:pPr>
        <w:spacing w:line="257" w:lineRule="auto"/>
        <w:ind w:left="-20" w:right="-20"/>
        <w:jc w:val="both"/>
        <w:rPr>
          <w:rFonts w:ascii="Arial" w:eastAsia="Arial" w:hAnsi="Arial" w:cs="Arial"/>
          <w:color w:val="000000" w:themeColor="text1"/>
          <w:sz w:val="32"/>
          <w:szCs w:val="32"/>
          <w:lang w:val="en-US"/>
        </w:rPr>
      </w:pPr>
      <w:r w:rsidRPr="00985E8D">
        <w:rPr>
          <w:rFonts w:ascii="Arial" w:eastAsia="Arial" w:hAnsi="Arial" w:cs="Arial"/>
          <w:color w:val="000000" w:themeColor="text1"/>
          <w:sz w:val="32"/>
          <w:szCs w:val="32"/>
          <w:lang w:val="en-US"/>
        </w:rPr>
        <w:t xml:space="preserve">1. </w:t>
      </w:r>
      <w:r w:rsidRPr="004A10C7">
        <w:rPr>
          <w:rFonts w:ascii="Arial" w:eastAsia="Arial" w:hAnsi="Arial" w:cs="Arial"/>
          <w:color w:val="FF0000"/>
          <w:sz w:val="32"/>
          <w:szCs w:val="32"/>
          <w:lang w:val="en-US"/>
        </w:rPr>
        <w:t xml:space="preserve">Proven </w:t>
      </w:r>
      <w:r w:rsidR="00486288" w:rsidRPr="004A10C7">
        <w:rPr>
          <w:rFonts w:ascii="Arial" w:eastAsia="Arial" w:hAnsi="Arial" w:cs="Arial"/>
          <w:color w:val="FF0000"/>
          <w:sz w:val="32"/>
          <w:szCs w:val="32"/>
          <w:lang w:val="en-US"/>
        </w:rPr>
        <w:t>Technology</w:t>
      </w:r>
      <w:r w:rsidR="00486288" w:rsidRPr="00985E8D">
        <w:rPr>
          <w:rFonts w:ascii="Arial" w:eastAsia="Arial" w:hAnsi="Arial" w:cs="Arial"/>
          <w:color w:val="000000" w:themeColor="text1"/>
          <w:sz w:val="32"/>
          <w:szCs w:val="32"/>
          <w:lang w:val="en-US"/>
        </w:rPr>
        <w:t>: -</w:t>
      </w:r>
      <w:r w:rsidR="42F9EBDB" w:rsidRPr="00985E8D">
        <w:rPr>
          <w:rFonts w:ascii="Arial" w:eastAsia="Arial" w:hAnsi="Arial" w:cs="Arial"/>
          <w:color w:val="000000" w:themeColor="text1"/>
          <w:sz w:val="32"/>
          <w:szCs w:val="32"/>
          <w:lang w:val="en-US"/>
        </w:rPr>
        <w:t xml:space="preserve"> ICE technology has been developed and refined over more than a century, making it a well-established and proven method of propulsion.</w:t>
      </w:r>
    </w:p>
    <w:p w14:paraId="665DBE1D" w14:textId="551180ED" w:rsidR="00D340AC" w:rsidRPr="00985E8D" w:rsidRDefault="440BB566" w:rsidP="0EAE9F9A">
      <w:pPr>
        <w:spacing w:line="257" w:lineRule="auto"/>
        <w:ind w:left="-20" w:right="-20"/>
        <w:jc w:val="both"/>
        <w:rPr>
          <w:rFonts w:ascii="Arial" w:eastAsia="Arial" w:hAnsi="Arial" w:cs="Arial"/>
          <w:color w:val="000000" w:themeColor="text1"/>
          <w:sz w:val="32"/>
          <w:szCs w:val="32"/>
          <w:lang w:val="en-US"/>
        </w:rPr>
      </w:pPr>
      <w:r w:rsidRPr="00985E8D">
        <w:rPr>
          <w:rFonts w:ascii="Arial" w:eastAsia="Arial" w:hAnsi="Arial" w:cs="Arial"/>
          <w:color w:val="000000" w:themeColor="text1"/>
          <w:sz w:val="32"/>
          <w:szCs w:val="32"/>
          <w:lang w:val="en-US"/>
        </w:rPr>
        <w:t xml:space="preserve">2. </w:t>
      </w:r>
      <w:r w:rsidRPr="004A10C7">
        <w:rPr>
          <w:rFonts w:ascii="Arial" w:eastAsia="Arial" w:hAnsi="Arial" w:cs="Arial"/>
          <w:color w:val="FF0000"/>
          <w:sz w:val="32"/>
          <w:szCs w:val="32"/>
          <w:lang w:val="en-US"/>
        </w:rPr>
        <w:t xml:space="preserve">Energy </w:t>
      </w:r>
      <w:r w:rsidR="00486288" w:rsidRPr="004A10C7">
        <w:rPr>
          <w:rFonts w:ascii="Arial" w:eastAsia="Arial" w:hAnsi="Arial" w:cs="Arial"/>
          <w:color w:val="FF0000"/>
          <w:sz w:val="32"/>
          <w:szCs w:val="32"/>
          <w:lang w:val="en-US"/>
        </w:rPr>
        <w:t>Density</w:t>
      </w:r>
      <w:r w:rsidR="00486288" w:rsidRPr="00985E8D">
        <w:rPr>
          <w:rFonts w:ascii="Arial" w:eastAsia="Arial" w:hAnsi="Arial" w:cs="Arial"/>
          <w:color w:val="000000" w:themeColor="text1"/>
          <w:sz w:val="32"/>
          <w:szCs w:val="32"/>
          <w:lang w:val="en-US"/>
        </w:rPr>
        <w:t>: -</w:t>
      </w:r>
      <w:r w:rsidR="7255A498" w:rsidRPr="00985E8D">
        <w:rPr>
          <w:rFonts w:ascii="Arial" w:eastAsia="Arial" w:hAnsi="Arial" w:cs="Arial"/>
          <w:color w:val="000000" w:themeColor="text1"/>
          <w:sz w:val="32"/>
          <w:szCs w:val="32"/>
          <w:lang w:val="en-US"/>
        </w:rPr>
        <w:t xml:space="preserve"> Fossil fuels used in ICE, such as gasoline and diesel, have high energy density, providing a significant amount of energy per unit of volume.</w:t>
      </w:r>
    </w:p>
    <w:p w14:paraId="62CA2D0A" w14:textId="3A760E66" w:rsidR="00D340AC" w:rsidRPr="00985E8D" w:rsidRDefault="440BB566" w:rsidP="0EAE9F9A">
      <w:pPr>
        <w:spacing w:line="257" w:lineRule="auto"/>
        <w:ind w:left="-20" w:right="-20"/>
        <w:jc w:val="both"/>
        <w:rPr>
          <w:rFonts w:ascii="Arial" w:eastAsia="Arial" w:hAnsi="Arial" w:cs="Arial"/>
          <w:color w:val="000000" w:themeColor="text1"/>
          <w:sz w:val="32"/>
          <w:szCs w:val="32"/>
          <w:lang w:val="en-US"/>
        </w:rPr>
      </w:pPr>
      <w:r w:rsidRPr="00985E8D">
        <w:rPr>
          <w:rFonts w:ascii="Arial" w:eastAsia="Arial" w:hAnsi="Arial" w:cs="Arial"/>
          <w:color w:val="000000" w:themeColor="text1"/>
          <w:sz w:val="32"/>
          <w:szCs w:val="32"/>
          <w:lang w:val="en-US"/>
        </w:rPr>
        <w:t xml:space="preserve">3. </w:t>
      </w:r>
      <w:r w:rsidR="2D8C9EBF" w:rsidRPr="004A10C7">
        <w:rPr>
          <w:rFonts w:ascii="Arial" w:eastAsia="Arial" w:hAnsi="Arial" w:cs="Arial"/>
          <w:color w:val="FF0000"/>
          <w:sz w:val="32"/>
          <w:szCs w:val="32"/>
          <w:lang w:val="en-US"/>
        </w:rPr>
        <w:t>Infrastructure</w:t>
      </w:r>
      <w:r w:rsidR="2D8C9EBF" w:rsidRPr="00985E8D">
        <w:rPr>
          <w:rFonts w:ascii="Arial" w:eastAsia="Arial" w:hAnsi="Arial" w:cs="Arial"/>
          <w:color w:val="000000" w:themeColor="text1"/>
          <w:sz w:val="32"/>
          <w:szCs w:val="32"/>
          <w:lang w:val="en-US"/>
        </w:rPr>
        <w:t>: - The existing infrastructure, including fueling stations and repair facilities, is well-established for traditional internal combustion engines.</w:t>
      </w:r>
    </w:p>
    <w:p w14:paraId="3673BD5D" w14:textId="471B49B0" w:rsidR="00D340AC" w:rsidRPr="00985E8D" w:rsidRDefault="440BB566" w:rsidP="0EAE9F9A">
      <w:pPr>
        <w:spacing w:line="257" w:lineRule="auto"/>
        <w:ind w:left="-20" w:right="-20"/>
        <w:jc w:val="both"/>
        <w:rPr>
          <w:rFonts w:ascii="Arial" w:eastAsia="Arial" w:hAnsi="Arial" w:cs="Arial"/>
          <w:color w:val="000000" w:themeColor="text1"/>
          <w:sz w:val="32"/>
          <w:szCs w:val="32"/>
          <w:lang w:val="en-US"/>
        </w:rPr>
      </w:pPr>
      <w:r w:rsidRPr="00985E8D">
        <w:rPr>
          <w:rFonts w:ascii="Arial" w:eastAsia="Arial" w:hAnsi="Arial" w:cs="Arial"/>
          <w:color w:val="000000" w:themeColor="text1"/>
          <w:sz w:val="32"/>
          <w:szCs w:val="32"/>
          <w:lang w:val="en-US"/>
        </w:rPr>
        <w:t xml:space="preserve">4. </w:t>
      </w:r>
      <w:r w:rsidRPr="004A10C7">
        <w:rPr>
          <w:rFonts w:ascii="Arial" w:eastAsia="Arial" w:hAnsi="Arial" w:cs="Arial"/>
          <w:color w:val="FF0000"/>
          <w:sz w:val="32"/>
          <w:szCs w:val="32"/>
          <w:lang w:val="en-US"/>
        </w:rPr>
        <w:t xml:space="preserve">Range and Refueling </w:t>
      </w:r>
      <w:proofErr w:type="gramStart"/>
      <w:r w:rsidR="00486288" w:rsidRPr="004A10C7">
        <w:rPr>
          <w:rFonts w:ascii="Arial" w:eastAsia="Arial" w:hAnsi="Arial" w:cs="Arial"/>
          <w:color w:val="FF0000"/>
          <w:sz w:val="32"/>
          <w:szCs w:val="32"/>
          <w:lang w:val="en-US"/>
        </w:rPr>
        <w:t>Time</w:t>
      </w:r>
      <w:r w:rsidR="00486288" w:rsidRPr="00985E8D">
        <w:rPr>
          <w:rFonts w:ascii="Arial" w:eastAsia="Arial" w:hAnsi="Arial" w:cs="Arial"/>
          <w:color w:val="000000" w:themeColor="text1"/>
          <w:sz w:val="32"/>
          <w:szCs w:val="32"/>
          <w:lang w:val="en-US"/>
        </w:rPr>
        <w:t>:</w:t>
      </w:r>
      <w:r w:rsidR="25DDB074" w:rsidRPr="00985E8D">
        <w:rPr>
          <w:rFonts w:ascii="Arial" w:eastAsia="Arial" w:hAnsi="Arial" w:cs="Arial"/>
          <w:color w:val="000000" w:themeColor="text1"/>
          <w:sz w:val="32"/>
          <w:szCs w:val="32"/>
          <w:lang w:val="en-US"/>
        </w:rPr>
        <w:t>-</w:t>
      </w:r>
      <w:proofErr w:type="gramEnd"/>
      <w:r w:rsidR="25DDB074" w:rsidRPr="00985E8D">
        <w:rPr>
          <w:rFonts w:ascii="Arial" w:eastAsia="Arial" w:hAnsi="Arial" w:cs="Arial"/>
          <w:color w:val="000000" w:themeColor="text1"/>
          <w:sz w:val="32"/>
          <w:szCs w:val="32"/>
          <w:lang w:val="en-US"/>
        </w:rPr>
        <w:t xml:space="preserve"> ICE vehicles typically offer longer driving ranges and quicker refueling times compared to some alternative propulsion technologies, making them convenient for many users.</w:t>
      </w:r>
    </w:p>
    <w:p w14:paraId="3C8CDA8A" w14:textId="6F40D7D6" w:rsidR="00D340AC" w:rsidRPr="00985E8D" w:rsidRDefault="440BB566" w:rsidP="0EAE9F9A">
      <w:pPr>
        <w:spacing w:line="257" w:lineRule="auto"/>
        <w:ind w:left="-20" w:right="-20"/>
        <w:jc w:val="both"/>
        <w:rPr>
          <w:rFonts w:ascii="Arial" w:eastAsia="Arial" w:hAnsi="Arial" w:cs="Arial"/>
          <w:color w:val="000000" w:themeColor="text1"/>
          <w:sz w:val="32"/>
          <w:szCs w:val="32"/>
          <w:lang w:val="en-US"/>
        </w:rPr>
      </w:pPr>
      <w:r w:rsidRPr="00985E8D">
        <w:rPr>
          <w:rFonts w:ascii="Arial" w:eastAsia="Arial" w:hAnsi="Arial" w:cs="Arial"/>
          <w:color w:val="000000" w:themeColor="text1"/>
          <w:sz w:val="32"/>
          <w:szCs w:val="32"/>
          <w:lang w:val="en-US"/>
        </w:rPr>
        <w:t xml:space="preserve">5. </w:t>
      </w:r>
      <w:proofErr w:type="gramStart"/>
      <w:r w:rsidR="00486288" w:rsidRPr="004A10C7">
        <w:rPr>
          <w:rFonts w:ascii="Arial" w:eastAsia="Arial" w:hAnsi="Arial" w:cs="Arial"/>
          <w:color w:val="FF0000"/>
          <w:sz w:val="32"/>
          <w:szCs w:val="32"/>
          <w:lang w:val="en-US"/>
        </w:rPr>
        <w:t>Versatility</w:t>
      </w:r>
      <w:r w:rsidR="00486288" w:rsidRPr="00985E8D">
        <w:rPr>
          <w:rFonts w:ascii="Arial" w:eastAsia="Arial" w:hAnsi="Arial" w:cs="Arial"/>
          <w:color w:val="000000" w:themeColor="text1"/>
          <w:sz w:val="32"/>
          <w:szCs w:val="32"/>
          <w:lang w:val="en-US"/>
        </w:rPr>
        <w:t>:</w:t>
      </w:r>
      <w:r w:rsidR="69A239A6" w:rsidRPr="00985E8D">
        <w:rPr>
          <w:rFonts w:ascii="Arial" w:eastAsia="Arial" w:hAnsi="Arial" w:cs="Arial"/>
          <w:color w:val="000000" w:themeColor="text1"/>
          <w:sz w:val="32"/>
          <w:szCs w:val="32"/>
          <w:lang w:val="en-US"/>
        </w:rPr>
        <w:t>-</w:t>
      </w:r>
      <w:proofErr w:type="gramEnd"/>
      <w:r w:rsidRPr="00985E8D">
        <w:rPr>
          <w:rFonts w:ascii="Arial" w:eastAsia="Arial" w:hAnsi="Arial" w:cs="Arial"/>
          <w:color w:val="000000" w:themeColor="text1"/>
          <w:sz w:val="32"/>
          <w:szCs w:val="32"/>
          <w:lang w:val="en-US"/>
        </w:rPr>
        <w:t xml:space="preserve"> Internal combustion engines are versatile and can be used in various vehicle types, including cars, trucks, motorcycles, and more.</w:t>
      </w:r>
    </w:p>
    <w:p w14:paraId="43A5EC73" w14:textId="5C9B2B46" w:rsidR="00985E8D" w:rsidRPr="003802A3" w:rsidRDefault="440BB566" w:rsidP="003802A3">
      <w:pPr>
        <w:spacing w:line="257" w:lineRule="auto"/>
        <w:ind w:left="-20" w:right="-20"/>
        <w:jc w:val="both"/>
        <w:rPr>
          <w:rFonts w:ascii="Arial" w:eastAsia="Arial" w:hAnsi="Arial" w:cs="Arial"/>
          <w:color w:val="000000" w:themeColor="text1"/>
          <w:sz w:val="32"/>
          <w:szCs w:val="32"/>
          <w:lang w:val="en-US"/>
        </w:rPr>
      </w:pPr>
      <w:r w:rsidRPr="00985E8D">
        <w:rPr>
          <w:rFonts w:ascii="Arial" w:eastAsia="Arial" w:hAnsi="Arial" w:cs="Arial"/>
          <w:color w:val="000000" w:themeColor="text1"/>
          <w:sz w:val="32"/>
          <w:szCs w:val="32"/>
          <w:lang w:val="en-US"/>
        </w:rPr>
        <w:t xml:space="preserve">6. </w:t>
      </w:r>
      <w:proofErr w:type="gramStart"/>
      <w:r w:rsidR="00486288" w:rsidRPr="004A10C7">
        <w:rPr>
          <w:rFonts w:ascii="Arial" w:eastAsia="Arial" w:hAnsi="Arial" w:cs="Arial"/>
          <w:color w:val="FF0000"/>
          <w:sz w:val="32"/>
          <w:szCs w:val="32"/>
          <w:lang w:val="en-US"/>
        </w:rPr>
        <w:t>Cost</w:t>
      </w:r>
      <w:r w:rsidR="00486288" w:rsidRPr="00985E8D">
        <w:rPr>
          <w:rFonts w:ascii="Arial" w:eastAsia="Arial" w:hAnsi="Arial" w:cs="Arial"/>
          <w:color w:val="000000" w:themeColor="text1"/>
          <w:sz w:val="32"/>
          <w:szCs w:val="32"/>
          <w:lang w:val="en-US"/>
        </w:rPr>
        <w:t>:</w:t>
      </w:r>
      <w:r w:rsidR="46543631" w:rsidRPr="00985E8D">
        <w:rPr>
          <w:rFonts w:ascii="Arial" w:eastAsia="Arial" w:hAnsi="Arial" w:cs="Arial"/>
          <w:color w:val="000000" w:themeColor="text1"/>
          <w:sz w:val="32"/>
          <w:szCs w:val="32"/>
          <w:lang w:val="en-US"/>
        </w:rPr>
        <w:t>-</w:t>
      </w:r>
      <w:proofErr w:type="gramEnd"/>
      <w:r w:rsidRPr="00985E8D">
        <w:rPr>
          <w:rFonts w:ascii="Arial" w:eastAsia="Arial" w:hAnsi="Arial" w:cs="Arial"/>
          <w:color w:val="000000" w:themeColor="text1"/>
          <w:sz w:val="32"/>
          <w:szCs w:val="32"/>
          <w:lang w:val="en-US"/>
        </w:rPr>
        <w:t xml:space="preserve"> ICE vehicles have historically been more affordable to produce, purchase, and maintain compared to certain alternative technologies.</w:t>
      </w:r>
    </w:p>
    <w:p w14:paraId="5869F1DD" w14:textId="77777777" w:rsidR="00486288" w:rsidRDefault="00486288" w:rsidP="00985E8D">
      <w:pPr>
        <w:spacing w:line="257" w:lineRule="auto"/>
        <w:ind w:left="-20" w:right="-20"/>
        <w:jc w:val="center"/>
        <w:rPr>
          <w:rFonts w:ascii="Arial" w:eastAsia="Arial" w:hAnsi="Arial" w:cs="Arial"/>
          <w:b/>
          <w:bCs/>
          <w:color w:val="FF0000"/>
          <w:sz w:val="40"/>
          <w:szCs w:val="40"/>
          <w:u w:val="single"/>
          <w:lang w:val="en-US"/>
        </w:rPr>
      </w:pPr>
    </w:p>
    <w:p w14:paraId="62073A84" w14:textId="4CCC65CB" w:rsidR="00985E8D" w:rsidRDefault="00985E8D" w:rsidP="00985E8D">
      <w:pPr>
        <w:spacing w:line="257" w:lineRule="auto"/>
        <w:ind w:left="-20" w:right="-20"/>
        <w:jc w:val="center"/>
        <w:rPr>
          <w:rFonts w:ascii="Arial" w:eastAsia="Arial" w:hAnsi="Arial" w:cs="Arial"/>
          <w:b/>
          <w:bCs/>
          <w:color w:val="FF0000"/>
          <w:sz w:val="40"/>
          <w:szCs w:val="40"/>
          <w:u w:val="single"/>
          <w:lang w:val="en-US"/>
        </w:rPr>
      </w:pPr>
      <w:r w:rsidRPr="00985E8D">
        <w:rPr>
          <w:rFonts w:ascii="Arial" w:eastAsia="Arial" w:hAnsi="Arial" w:cs="Arial"/>
          <w:b/>
          <w:bCs/>
          <w:color w:val="FF0000"/>
          <w:sz w:val="40"/>
          <w:szCs w:val="40"/>
          <w:u w:val="single"/>
          <w:lang w:val="en-US"/>
        </w:rPr>
        <w:lastRenderedPageBreak/>
        <w:t>Impact Of IC Engine on Nature</w:t>
      </w:r>
    </w:p>
    <w:p w14:paraId="194FEBA7" w14:textId="3A4A4E62" w:rsidR="00D340AC" w:rsidRPr="00985E8D" w:rsidRDefault="105DD210" w:rsidP="00985E8D">
      <w:pPr>
        <w:spacing w:line="257" w:lineRule="auto"/>
        <w:ind w:left="-20" w:right="-20"/>
        <w:jc w:val="center"/>
        <w:rPr>
          <w:rFonts w:ascii="Arial" w:eastAsia="Arial" w:hAnsi="Arial" w:cs="Arial"/>
          <w:b/>
          <w:bCs/>
          <w:color w:val="FF0000"/>
          <w:sz w:val="40"/>
          <w:szCs w:val="40"/>
          <w:u w:val="single"/>
          <w:lang w:val="en-US"/>
        </w:rPr>
      </w:pPr>
      <w:r>
        <w:rPr>
          <w:noProof/>
        </w:rPr>
        <w:drawing>
          <wp:inline distT="0" distB="0" distL="0" distR="0" wp14:anchorId="46277D23" wp14:editId="275CB784">
            <wp:extent cx="2927245" cy="2573536"/>
            <wp:effectExtent l="0" t="0" r="0" b="0"/>
            <wp:docPr id="1902657446" name="Picture 1902657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2657446"/>
                    <pic:cNvPicPr/>
                  </pic:nvPicPr>
                  <pic:blipFill>
                    <a:blip r:embed="rId17">
                      <a:extLst>
                        <a:ext uri="{28A0092B-C50C-407E-A947-70E740481C1C}">
                          <a14:useLocalDpi xmlns:a14="http://schemas.microsoft.com/office/drawing/2010/main" val="0"/>
                        </a:ext>
                      </a:extLst>
                    </a:blip>
                    <a:stretch>
                      <a:fillRect/>
                    </a:stretch>
                  </pic:blipFill>
                  <pic:spPr>
                    <a:xfrm>
                      <a:off x="0" y="0"/>
                      <a:ext cx="2927245" cy="2573536"/>
                    </a:xfrm>
                    <a:prstGeom prst="rect">
                      <a:avLst/>
                    </a:prstGeom>
                  </pic:spPr>
                </pic:pic>
              </a:graphicData>
            </a:graphic>
          </wp:inline>
        </w:drawing>
      </w:r>
    </w:p>
    <w:p w14:paraId="3F257D9B" w14:textId="0DAD761C" w:rsidR="08CD099F" w:rsidRPr="00985E8D" w:rsidRDefault="37732CEA" w:rsidP="08CD099F">
      <w:pPr>
        <w:spacing w:line="257" w:lineRule="auto"/>
        <w:ind w:left="-20" w:right="-20"/>
        <w:jc w:val="center"/>
        <w:rPr>
          <w:rFonts w:ascii="Arial" w:eastAsia="Arial" w:hAnsi="Arial" w:cs="Arial"/>
          <w:color w:val="FF0000"/>
          <w:sz w:val="40"/>
          <w:szCs w:val="40"/>
          <w:u w:val="single"/>
          <w:lang w:val="en-US"/>
        </w:rPr>
      </w:pPr>
      <w:r w:rsidRPr="00985E8D">
        <w:rPr>
          <w:rFonts w:ascii="Arial" w:eastAsia="Arial" w:hAnsi="Arial" w:cs="Arial"/>
          <w:b/>
          <w:bCs/>
          <w:color w:val="FF0000"/>
          <w:sz w:val="40"/>
          <w:szCs w:val="40"/>
          <w:u w:val="single"/>
          <w:lang w:val="en-US"/>
        </w:rPr>
        <w:t>Conventional vs Alternatives Vehicles</w:t>
      </w:r>
    </w:p>
    <w:p w14:paraId="635F16E3" w14:textId="6DC75705" w:rsidR="08CD099F" w:rsidRDefault="37732CEA" w:rsidP="08CD099F">
      <w:pPr>
        <w:spacing w:line="257" w:lineRule="auto"/>
        <w:ind w:left="-20" w:right="-20"/>
        <w:jc w:val="center"/>
      </w:pPr>
      <w:r>
        <w:rPr>
          <w:noProof/>
        </w:rPr>
        <w:drawing>
          <wp:inline distT="0" distB="0" distL="0" distR="0" wp14:anchorId="220B0032" wp14:editId="3915CEEC">
            <wp:extent cx="4572000" cy="4191000"/>
            <wp:effectExtent l="0" t="0" r="0" b="0"/>
            <wp:docPr id="1672653182" name="Picture 1672653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2653182"/>
                    <pic:cNvPicPr/>
                  </pic:nvPicPr>
                  <pic:blipFill>
                    <a:blip r:embed="rId18">
                      <a:extLst>
                        <a:ext uri="{28A0092B-C50C-407E-A947-70E740481C1C}">
                          <a14:useLocalDpi xmlns:a14="http://schemas.microsoft.com/office/drawing/2010/main" val="0"/>
                        </a:ext>
                      </a:extLst>
                    </a:blip>
                    <a:stretch>
                      <a:fillRect/>
                    </a:stretch>
                  </pic:blipFill>
                  <pic:spPr>
                    <a:xfrm>
                      <a:off x="0" y="0"/>
                      <a:ext cx="4572000" cy="4191000"/>
                    </a:xfrm>
                    <a:prstGeom prst="rect">
                      <a:avLst/>
                    </a:prstGeom>
                  </pic:spPr>
                </pic:pic>
              </a:graphicData>
            </a:graphic>
          </wp:inline>
        </w:drawing>
      </w:r>
    </w:p>
    <w:p w14:paraId="14E91CDE" w14:textId="5DEF195B" w:rsidR="5A9DE820" w:rsidRPr="00985E8D" w:rsidRDefault="27529013" w:rsidP="41BDD98B">
      <w:pPr>
        <w:spacing w:line="257" w:lineRule="auto"/>
        <w:ind w:left="-20" w:right="-20"/>
        <w:jc w:val="both"/>
        <w:rPr>
          <w:rFonts w:ascii="Arial" w:hAnsi="Arial" w:cs="Arial"/>
          <w:sz w:val="32"/>
          <w:szCs w:val="32"/>
        </w:rPr>
      </w:pPr>
      <w:r w:rsidRPr="00985E8D">
        <w:rPr>
          <w:rFonts w:ascii="Arial" w:eastAsia="Calibri" w:hAnsi="Arial" w:cs="Arial"/>
          <w:b/>
          <w:bCs/>
          <w:color w:val="ED0000"/>
          <w:sz w:val="32"/>
          <w:szCs w:val="32"/>
        </w:rPr>
        <w:t>IC engines persist</w:t>
      </w:r>
      <w:r w:rsidRPr="00985E8D">
        <w:rPr>
          <w:rFonts w:ascii="Arial" w:eastAsia="Calibri" w:hAnsi="Arial" w:cs="Arial"/>
          <w:color w:val="ED0000"/>
          <w:sz w:val="32"/>
          <w:szCs w:val="32"/>
        </w:rPr>
        <w:t xml:space="preserve"> </w:t>
      </w:r>
      <w:r w:rsidRPr="00985E8D">
        <w:rPr>
          <w:rFonts w:ascii="Arial" w:eastAsia="Calibri" w:hAnsi="Arial" w:cs="Arial"/>
          <w:color w:val="000000" w:themeColor="text1"/>
          <w:sz w:val="32"/>
          <w:szCs w:val="32"/>
        </w:rPr>
        <w:t xml:space="preserve">due to infrastructure, versatility, innovation, and cost benefits. </w:t>
      </w:r>
      <w:r w:rsidRPr="00985E8D">
        <w:rPr>
          <w:rFonts w:ascii="Arial" w:eastAsia="Calibri" w:hAnsi="Arial" w:cs="Arial"/>
          <w:b/>
          <w:bCs/>
          <w:color w:val="ED0000"/>
          <w:sz w:val="32"/>
          <w:szCs w:val="32"/>
        </w:rPr>
        <w:t>Light Duty vehicle endure till 2040</w:t>
      </w:r>
      <w:r w:rsidRPr="00985E8D">
        <w:rPr>
          <w:rFonts w:ascii="Arial" w:eastAsia="Calibri" w:hAnsi="Arial" w:cs="Arial"/>
          <w:color w:val="000000" w:themeColor="text1"/>
          <w:sz w:val="32"/>
          <w:szCs w:val="32"/>
        </w:rPr>
        <w:t>, heavy-duty vehicles</w:t>
      </w:r>
      <w:r w:rsidRPr="00985E8D">
        <w:rPr>
          <w:rFonts w:ascii="Arial" w:eastAsia="Calibri" w:hAnsi="Arial" w:cs="Arial"/>
          <w:b/>
          <w:bCs/>
          <w:color w:val="000000" w:themeColor="text1"/>
          <w:sz w:val="32"/>
          <w:szCs w:val="32"/>
        </w:rPr>
        <w:t>(</w:t>
      </w:r>
      <w:r w:rsidRPr="00985E8D">
        <w:rPr>
          <w:rFonts w:ascii="Arial" w:eastAsia="Calibri" w:hAnsi="Arial" w:cs="Arial"/>
          <w:b/>
          <w:bCs/>
          <w:color w:val="ED0000"/>
          <w:sz w:val="32"/>
          <w:szCs w:val="32"/>
        </w:rPr>
        <w:t>transportation</w:t>
      </w:r>
      <w:r w:rsidRPr="00985E8D">
        <w:rPr>
          <w:rFonts w:ascii="Arial" w:eastAsia="Calibri" w:hAnsi="Arial" w:cs="Arial"/>
          <w:b/>
          <w:bCs/>
          <w:color w:val="000000" w:themeColor="text1"/>
          <w:sz w:val="32"/>
          <w:szCs w:val="32"/>
        </w:rPr>
        <w:t>)</w:t>
      </w:r>
      <w:r w:rsidRPr="00985E8D">
        <w:rPr>
          <w:rFonts w:ascii="Arial" w:eastAsia="Calibri" w:hAnsi="Arial" w:cs="Arial"/>
          <w:color w:val="000000" w:themeColor="text1"/>
          <w:sz w:val="32"/>
          <w:szCs w:val="32"/>
        </w:rPr>
        <w:t xml:space="preserve"> remain </w:t>
      </w:r>
      <w:r w:rsidRPr="00985E8D">
        <w:rPr>
          <w:rFonts w:ascii="Arial" w:eastAsia="Calibri" w:hAnsi="Arial" w:cs="Arial"/>
          <w:b/>
          <w:bCs/>
          <w:color w:val="ED0000"/>
          <w:sz w:val="32"/>
          <w:szCs w:val="32"/>
        </w:rPr>
        <w:t>relevant until 2060</w:t>
      </w:r>
      <w:r w:rsidRPr="00985E8D">
        <w:rPr>
          <w:rFonts w:ascii="Arial" w:eastAsia="Calibri" w:hAnsi="Arial" w:cs="Arial"/>
          <w:color w:val="000000" w:themeColor="text1"/>
          <w:sz w:val="32"/>
          <w:szCs w:val="32"/>
        </w:rPr>
        <w:t>.</w:t>
      </w:r>
    </w:p>
    <w:p w14:paraId="3329BB6A" w14:textId="186D0831" w:rsidR="7BFFF43E" w:rsidRDefault="7BFFF43E" w:rsidP="7BFFF43E">
      <w:pPr>
        <w:spacing w:line="257" w:lineRule="auto"/>
        <w:ind w:left="-20" w:right="-20"/>
        <w:jc w:val="both"/>
        <w:rPr>
          <w:rFonts w:ascii="Calibri" w:eastAsia="Calibri" w:hAnsi="Calibri" w:cs="Calibri"/>
          <w:color w:val="000000" w:themeColor="text1"/>
        </w:rPr>
      </w:pPr>
    </w:p>
    <w:p w14:paraId="0AEAE5C2" w14:textId="34B3E0FD" w:rsidR="440BB566" w:rsidRPr="00985E8D" w:rsidRDefault="440BB566" w:rsidP="00985E8D">
      <w:pPr>
        <w:tabs>
          <w:tab w:val="left" w:pos="6320"/>
        </w:tabs>
        <w:spacing w:line="257" w:lineRule="auto"/>
        <w:ind w:left="-20" w:right="-20"/>
        <w:jc w:val="center"/>
        <w:rPr>
          <w:rFonts w:ascii="Arial" w:eastAsia="Arial" w:hAnsi="Arial" w:cs="Arial"/>
          <w:b/>
          <w:bCs/>
          <w:color w:val="FF0000"/>
          <w:sz w:val="44"/>
          <w:szCs w:val="44"/>
          <w:u w:val="single"/>
          <w:lang w:val="en-US"/>
        </w:rPr>
      </w:pPr>
      <w:r w:rsidRPr="00985E8D">
        <w:rPr>
          <w:rFonts w:ascii="Arial" w:eastAsia="Arial" w:hAnsi="Arial" w:cs="Arial"/>
          <w:b/>
          <w:bCs/>
          <w:color w:val="FF0000"/>
          <w:sz w:val="44"/>
          <w:szCs w:val="44"/>
          <w:u w:val="single"/>
          <w:lang w:val="en-US"/>
        </w:rPr>
        <w:lastRenderedPageBreak/>
        <w:t>Casting Processes</w:t>
      </w:r>
    </w:p>
    <w:p w14:paraId="0EF28CAC" w14:textId="6E651A68" w:rsidR="62042108" w:rsidRDefault="62042108" w:rsidP="42CFEEDF">
      <w:pPr>
        <w:tabs>
          <w:tab w:val="left" w:pos="6320"/>
        </w:tabs>
        <w:spacing w:line="257" w:lineRule="auto"/>
        <w:ind w:left="-20" w:right="-20"/>
      </w:pPr>
      <w:r w:rsidRPr="42CFEEDF">
        <w:rPr>
          <w:rFonts w:ascii="Arial" w:eastAsia="Arial" w:hAnsi="Arial" w:cs="Arial"/>
          <w:color w:val="000000" w:themeColor="text1"/>
          <w:sz w:val="24"/>
          <w:szCs w:val="24"/>
        </w:rPr>
        <w:t>.</w:t>
      </w:r>
      <w:r>
        <w:rPr>
          <w:noProof/>
        </w:rPr>
        <w:drawing>
          <wp:inline distT="0" distB="0" distL="0" distR="0" wp14:anchorId="63793AC5" wp14:editId="297D01C5">
            <wp:extent cx="2152835" cy="1847850"/>
            <wp:effectExtent l="0" t="0" r="0" b="0"/>
            <wp:docPr id="1854002785" name="Picture 1854002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52835" cy="1847850"/>
                    </a:xfrm>
                    <a:prstGeom prst="rect">
                      <a:avLst/>
                    </a:prstGeom>
                  </pic:spPr>
                </pic:pic>
              </a:graphicData>
            </a:graphic>
          </wp:inline>
        </w:drawing>
      </w:r>
    </w:p>
    <w:p w14:paraId="71C2D4AB" w14:textId="75A6D97C" w:rsidR="42CFEEDF" w:rsidRDefault="198D00E4" w:rsidP="42CFEEDF">
      <w:pPr>
        <w:tabs>
          <w:tab w:val="left" w:pos="6320"/>
        </w:tabs>
        <w:spacing w:line="257" w:lineRule="auto"/>
        <w:ind w:left="-20" w:right="-20"/>
        <w:jc w:val="both"/>
        <w:rPr>
          <w:rFonts w:ascii="Arial" w:eastAsia="Arial" w:hAnsi="Arial" w:cs="Arial"/>
          <w:color w:val="000000" w:themeColor="text1"/>
          <w:sz w:val="24"/>
          <w:szCs w:val="24"/>
        </w:rPr>
      </w:pPr>
      <w:r w:rsidRPr="5BDC30AD">
        <w:rPr>
          <w:rFonts w:ascii="Arial" w:eastAsia="Arial" w:hAnsi="Arial" w:cs="Arial"/>
          <w:color w:val="000000" w:themeColor="text1"/>
          <w:sz w:val="24"/>
          <w:szCs w:val="24"/>
        </w:rPr>
        <w:t>1</w:t>
      </w:r>
      <w:r w:rsidRPr="00985E8D">
        <w:rPr>
          <w:rFonts w:ascii="Arial" w:eastAsia="Arial" w:hAnsi="Arial" w:cs="Arial"/>
          <w:color w:val="000000" w:themeColor="text1"/>
          <w:sz w:val="32"/>
          <w:szCs w:val="32"/>
        </w:rPr>
        <w:t>.</w:t>
      </w:r>
      <w:r w:rsidR="62042108" w:rsidRPr="00985E8D">
        <w:rPr>
          <w:rFonts w:ascii="Arial" w:eastAsia="Arial" w:hAnsi="Arial" w:cs="Arial"/>
          <w:color w:val="000000" w:themeColor="text1"/>
          <w:sz w:val="32"/>
          <w:szCs w:val="32"/>
        </w:rPr>
        <w:t xml:space="preserve">Sand casting is a metal casting process using sand </w:t>
      </w:r>
      <w:r w:rsidR="00223919" w:rsidRPr="00985E8D">
        <w:rPr>
          <w:rFonts w:ascii="Arial" w:eastAsia="Arial" w:hAnsi="Arial" w:cs="Arial"/>
          <w:color w:val="000000" w:themeColor="text1"/>
          <w:sz w:val="32"/>
          <w:szCs w:val="32"/>
        </w:rPr>
        <w:t>moulds</w:t>
      </w:r>
      <w:r w:rsidR="62042108" w:rsidRPr="00985E8D">
        <w:rPr>
          <w:rFonts w:ascii="Arial" w:eastAsia="Arial" w:hAnsi="Arial" w:cs="Arial"/>
          <w:color w:val="000000" w:themeColor="text1"/>
          <w:sz w:val="32"/>
          <w:szCs w:val="32"/>
        </w:rPr>
        <w:t>. Molten metal is poured into the , forming the desired shape.</w:t>
      </w:r>
    </w:p>
    <w:p w14:paraId="196ED164" w14:textId="0D749369" w:rsidR="30C72E20" w:rsidRDefault="30C72E20" w:rsidP="76C8A253">
      <w:pPr>
        <w:tabs>
          <w:tab w:val="left" w:pos="6320"/>
        </w:tabs>
        <w:spacing w:line="257" w:lineRule="auto"/>
        <w:ind w:left="-20" w:right="-20"/>
        <w:rPr>
          <w:rFonts w:ascii="Arial" w:eastAsia="Arial" w:hAnsi="Arial" w:cs="Arial"/>
          <w:color w:val="000000" w:themeColor="text1"/>
          <w:sz w:val="24"/>
          <w:szCs w:val="24"/>
        </w:rPr>
      </w:pPr>
      <w:r>
        <w:rPr>
          <w:noProof/>
        </w:rPr>
        <w:drawing>
          <wp:inline distT="0" distB="0" distL="0" distR="0" wp14:anchorId="01D846C5" wp14:editId="58084234">
            <wp:extent cx="2262611" cy="1940059"/>
            <wp:effectExtent l="0" t="0" r="0" b="0"/>
            <wp:docPr id="256675109" name="Picture 256675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262611" cy="1940059"/>
                    </a:xfrm>
                    <a:prstGeom prst="rect">
                      <a:avLst/>
                    </a:prstGeom>
                  </pic:spPr>
                </pic:pic>
              </a:graphicData>
            </a:graphic>
          </wp:inline>
        </w:drawing>
      </w:r>
    </w:p>
    <w:p w14:paraId="2484CA96" w14:textId="5F160FB0" w:rsidR="30C72E20" w:rsidRPr="00985E8D" w:rsidRDefault="50A25CA8" w:rsidP="42CFEEDF">
      <w:pPr>
        <w:tabs>
          <w:tab w:val="left" w:pos="6320"/>
        </w:tabs>
        <w:spacing w:line="257" w:lineRule="auto"/>
        <w:ind w:left="-20" w:right="-20"/>
        <w:jc w:val="both"/>
        <w:rPr>
          <w:rFonts w:ascii="Arial" w:eastAsia="Arial" w:hAnsi="Arial" w:cs="Arial"/>
          <w:color w:val="000000" w:themeColor="text1"/>
          <w:sz w:val="32"/>
          <w:szCs w:val="32"/>
        </w:rPr>
      </w:pPr>
      <w:r w:rsidRPr="00985E8D">
        <w:rPr>
          <w:rFonts w:ascii="Arial" w:eastAsia="Arial" w:hAnsi="Arial" w:cs="Arial"/>
          <w:color w:val="000000" w:themeColor="text1"/>
          <w:sz w:val="32"/>
          <w:szCs w:val="32"/>
        </w:rPr>
        <w:t>2.</w:t>
      </w:r>
      <w:r w:rsidR="30C72E20" w:rsidRPr="00985E8D">
        <w:rPr>
          <w:rFonts w:ascii="Arial" w:eastAsia="Arial" w:hAnsi="Arial" w:cs="Arial"/>
          <w:color w:val="000000" w:themeColor="text1"/>
          <w:sz w:val="32"/>
          <w:szCs w:val="32"/>
        </w:rPr>
        <w:t xml:space="preserve">High-Pressure Die Casting (HPDC) is a metal casting process using high pressure to inject molten metal into intricate </w:t>
      </w:r>
      <w:ins w:id="0" w:author="Microsoft Word" w:date="2024-02-05T21:12:00Z">
        <w:r w:rsidR="00985E8D" w:rsidRPr="00985E8D">
          <w:rPr>
            <w:rFonts w:ascii="Arial" w:eastAsia="Arial" w:hAnsi="Arial" w:cs="Arial"/>
            <w:color w:val="000000" w:themeColor="text1"/>
            <w:sz w:val="32"/>
            <w:szCs w:val="32"/>
          </w:rPr>
          <w:t>moulds</w:t>
        </w:r>
      </w:ins>
      <w:r w:rsidR="00985E8D" w:rsidRPr="00985E8D">
        <w:rPr>
          <w:rFonts w:ascii="Arial" w:eastAsia="Arial" w:hAnsi="Arial" w:cs="Arial"/>
          <w:color w:val="000000" w:themeColor="text1"/>
          <w:sz w:val="32"/>
          <w:szCs w:val="32"/>
        </w:rPr>
        <w:t>.</w:t>
      </w:r>
    </w:p>
    <w:p w14:paraId="20A14E4C" w14:textId="41450D37" w:rsidR="215123F7" w:rsidRDefault="215123F7" w:rsidP="215123F7">
      <w:pPr>
        <w:tabs>
          <w:tab w:val="left" w:pos="6320"/>
        </w:tabs>
        <w:spacing w:line="257" w:lineRule="auto"/>
        <w:ind w:left="-20" w:right="-20"/>
        <w:jc w:val="both"/>
        <w:rPr>
          <w:rFonts w:ascii="Arial" w:eastAsia="Arial" w:hAnsi="Arial" w:cs="Arial"/>
          <w:color w:val="000000" w:themeColor="text1"/>
          <w:sz w:val="24"/>
          <w:szCs w:val="24"/>
        </w:rPr>
      </w:pPr>
    </w:p>
    <w:p w14:paraId="5DD1D8CD" w14:textId="2A1ACFD3" w:rsidR="182DDA01" w:rsidRPr="00985E8D" w:rsidRDefault="182DDA01" w:rsidP="723B243E">
      <w:pPr>
        <w:tabs>
          <w:tab w:val="left" w:pos="6320"/>
        </w:tabs>
        <w:spacing w:line="257" w:lineRule="auto"/>
        <w:ind w:left="-20" w:right="-20"/>
        <w:jc w:val="both"/>
        <w:rPr>
          <w:rFonts w:ascii="Arial" w:eastAsia="Arial" w:hAnsi="Arial" w:cs="Arial"/>
          <w:b/>
          <w:bCs/>
          <w:color w:val="FF0000"/>
          <w:sz w:val="40"/>
          <w:szCs w:val="40"/>
          <w:u w:val="single"/>
        </w:rPr>
      </w:pPr>
      <w:r w:rsidRPr="00985E8D">
        <w:rPr>
          <w:rFonts w:ascii="Arial" w:eastAsia="Arial" w:hAnsi="Arial" w:cs="Arial"/>
          <w:b/>
          <w:bCs/>
          <w:color w:val="FF0000"/>
          <w:sz w:val="40"/>
          <w:szCs w:val="40"/>
          <w:u w:val="single"/>
        </w:rPr>
        <w:t>What are the major components of IC engine formed by casting?</w:t>
      </w:r>
    </w:p>
    <w:p w14:paraId="3260B400" w14:textId="0AF77183" w:rsidR="182DDA01" w:rsidRPr="00985E8D" w:rsidRDefault="182DDA01" w:rsidP="723B243E">
      <w:pPr>
        <w:tabs>
          <w:tab w:val="left" w:pos="6320"/>
        </w:tabs>
        <w:spacing w:line="257" w:lineRule="auto"/>
        <w:ind w:left="-20" w:right="-20"/>
        <w:jc w:val="both"/>
        <w:rPr>
          <w:sz w:val="32"/>
          <w:szCs w:val="32"/>
        </w:rPr>
      </w:pPr>
      <w:r w:rsidRPr="723B243E">
        <w:rPr>
          <w:rFonts w:ascii="Arial" w:eastAsia="Arial" w:hAnsi="Arial" w:cs="Arial"/>
          <w:sz w:val="24"/>
          <w:szCs w:val="24"/>
        </w:rPr>
        <w:t>1.</w:t>
      </w:r>
      <w:r w:rsidRPr="00985E8D">
        <w:rPr>
          <w:rFonts w:ascii="Arial" w:eastAsia="Arial" w:hAnsi="Arial" w:cs="Arial"/>
          <w:sz w:val="32"/>
          <w:szCs w:val="32"/>
        </w:rPr>
        <w:t xml:space="preserve"> Engine Block                                            </w:t>
      </w:r>
      <w:r w:rsidR="3DE65B47" w:rsidRPr="00985E8D">
        <w:rPr>
          <w:rFonts w:ascii="Arial" w:eastAsia="Arial" w:hAnsi="Arial" w:cs="Arial"/>
          <w:sz w:val="32"/>
          <w:szCs w:val="32"/>
        </w:rPr>
        <w:t xml:space="preserve"> </w:t>
      </w:r>
      <w:r w:rsidRPr="00985E8D">
        <w:rPr>
          <w:rFonts w:ascii="Arial" w:eastAsia="Arial" w:hAnsi="Arial" w:cs="Arial"/>
          <w:sz w:val="32"/>
          <w:szCs w:val="32"/>
        </w:rPr>
        <w:t xml:space="preserve">2. Cylinder Head </w:t>
      </w:r>
    </w:p>
    <w:p w14:paraId="2F4D6FE2" w14:textId="0856F1EA" w:rsidR="182DDA01" w:rsidRPr="00985E8D" w:rsidRDefault="182DDA01" w:rsidP="723B243E">
      <w:pPr>
        <w:tabs>
          <w:tab w:val="left" w:pos="6320"/>
        </w:tabs>
        <w:spacing w:line="257" w:lineRule="auto"/>
        <w:ind w:left="-20" w:right="-20"/>
        <w:jc w:val="both"/>
        <w:rPr>
          <w:sz w:val="32"/>
          <w:szCs w:val="32"/>
        </w:rPr>
      </w:pPr>
      <w:r w:rsidRPr="00985E8D">
        <w:rPr>
          <w:rFonts w:ascii="Arial" w:eastAsia="Arial" w:hAnsi="Arial" w:cs="Arial"/>
          <w:sz w:val="32"/>
          <w:szCs w:val="32"/>
        </w:rPr>
        <w:t xml:space="preserve">3. Crankcase                                                </w:t>
      </w:r>
      <w:r w:rsidRPr="723B243E">
        <w:rPr>
          <w:rFonts w:ascii="Arial" w:eastAsia="Arial" w:hAnsi="Arial" w:cs="Arial"/>
          <w:sz w:val="24"/>
          <w:szCs w:val="24"/>
        </w:rPr>
        <w:t xml:space="preserve"> </w:t>
      </w:r>
      <w:r w:rsidRPr="00985E8D">
        <w:rPr>
          <w:rFonts w:ascii="Arial" w:eastAsia="Arial" w:hAnsi="Arial" w:cs="Arial"/>
          <w:sz w:val="32"/>
          <w:szCs w:val="32"/>
        </w:rPr>
        <w:t xml:space="preserve">4. Pistons </w:t>
      </w:r>
    </w:p>
    <w:p w14:paraId="4DF04D05" w14:textId="0A53CDDD" w:rsidR="182DDA01" w:rsidRPr="00985E8D" w:rsidRDefault="182DDA01" w:rsidP="63E18116">
      <w:pPr>
        <w:tabs>
          <w:tab w:val="left" w:pos="6320"/>
        </w:tabs>
        <w:spacing w:line="257" w:lineRule="auto"/>
        <w:ind w:left="-20" w:right="-20"/>
        <w:jc w:val="both"/>
        <w:rPr>
          <w:sz w:val="32"/>
          <w:szCs w:val="32"/>
        </w:rPr>
      </w:pPr>
      <w:r w:rsidRPr="00985E8D">
        <w:rPr>
          <w:rFonts w:ascii="Arial" w:eastAsia="Arial" w:hAnsi="Arial" w:cs="Arial"/>
          <w:sz w:val="32"/>
          <w:szCs w:val="32"/>
        </w:rPr>
        <w:t xml:space="preserve">5. Connecting Rods                                      </w:t>
      </w:r>
      <w:r w:rsidRPr="63E18116">
        <w:rPr>
          <w:rFonts w:ascii="Arial" w:eastAsia="Arial" w:hAnsi="Arial" w:cs="Arial"/>
          <w:sz w:val="24"/>
          <w:szCs w:val="24"/>
        </w:rPr>
        <w:t xml:space="preserve"> </w:t>
      </w:r>
      <w:r w:rsidRPr="00985E8D">
        <w:rPr>
          <w:rFonts w:ascii="Arial" w:eastAsia="Arial" w:hAnsi="Arial" w:cs="Arial"/>
          <w:sz w:val="32"/>
          <w:szCs w:val="32"/>
        </w:rPr>
        <w:t xml:space="preserve">6. Camshaft </w:t>
      </w:r>
    </w:p>
    <w:p w14:paraId="2DC8E71A" w14:textId="15F7D7A8" w:rsidR="182DDA01" w:rsidRPr="0064776B" w:rsidRDefault="182DDA01" w:rsidP="723B243E">
      <w:pPr>
        <w:tabs>
          <w:tab w:val="left" w:pos="6320"/>
        </w:tabs>
        <w:spacing w:line="257" w:lineRule="auto"/>
        <w:ind w:left="-20" w:right="-20"/>
        <w:jc w:val="both"/>
        <w:rPr>
          <w:sz w:val="32"/>
          <w:szCs w:val="32"/>
        </w:rPr>
      </w:pPr>
      <w:r w:rsidRPr="0064776B">
        <w:rPr>
          <w:rFonts w:ascii="Arial" w:eastAsia="Arial" w:hAnsi="Arial" w:cs="Arial"/>
          <w:sz w:val="32"/>
          <w:szCs w:val="32"/>
        </w:rPr>
        <w:t xml:space="preserve">7. Intake and Exhaust Manifolds                  </w:t>
      </w:r>
    </w:p>
    <w:p w14:paraId="52A019A5" w14:textId="4D519E1D" w:rsidR="096045C9" w:rsidRDefault="096045C9" w:rsidP="096045C9">
      <w:pPr>
        <w:tabs>
          <w:tab w:val="left" w:pos="6320"/>
        </w:tabs>
        <w:spacing w:line="257" w:lineRule="auto"/>
        <w:ind w:left="-20" w:right="-20"/>
        <w:jc w:val="both"/>
        <w:rPr>
          <w:rFonts w:ascii="Arial" w:eastAsia="Arial" w:hAnsi="Arial" w:cs="Arial"/>
          <w:color w:val="000000" w:themeColor="text1"/>
          <w:sz w:val="24"/>
          <w:szCs w:val="24"/>
        </w:rPr>
      </w:pPr>
    </w:p>
    <w:p w14:paraId="0A6A8B41" w14:textId="77777777" w:rsidR="006452B3" w:rsidRDefault="006452B3" w:rsidP="0EAE9F9A">
      <w:pPr>
        <w:tabs>
          <w:tab w:val="left" w:pos="6320"/>
        </w:tabs>
        <w:spacing w:line="257" w:lineRule="auto"/>
        <w:ind w:left="-20" w:right="-20"/>
        <w:jc w:val="both"/>
        <w:rPr>
          <w:rFonts w:ascii="Arial" w:eastAsia="Arial" w:hAnsi="Arial" w:cs="Arial"/>
          <w:b/>
          <w:color w:val="FF0000"/>
          <w:sz w:val="40"/>
          <w:szCs w:val="40"/>
          <w:u w:val="single"/>
        </w:rPr>
      </w:pPr>
    </w:p>
    <w:p w14:paraId="21EDC226" w14:textId="09E75F6D" w:rsidR="00D340AC" w:rsidRPr="00985E8D" w:rsidRDefault="440BB566" w:rsidP="0EAE9F9A">
      <w:pPr>
        <w:tabs>
          <w:tab w:val="left" w:pos="6320"/>
        </w:tabs>
        <w:spacing w:line="257" w:lineRule="auto"/>
        <w:ind w:left="-20" w:right="-20"/>
        <w:jc w:val="both"/>
        <w:rPr>
          <w:rFonts w:ascii="Arial" w:eastAsia="Arial" w:hAnsi="Arial" w:cs="Arial"/>
          <w:b/>
          <w:color w:val="FF0000"/>
          <w:sz w:val="40"/>
          <w:szCs w:val="40"/>
          <w:u w:val="single"/>
        </w:rPr>
      </w:pPr>
      <w:r w:rsidRPr="00985E8D">
        <w:rPr>
          <w:rFonts w:ascii="Arial" w:eastAsia="Arial" w:hAnsi="Arial" w:cs="Arial"/>
          <w:b/>
          <w:color w:val="FF0000"/>
          <w:sz w:val="40"/>
          <w:szCs w:val="40"/>
          <w:u w:val="single"/>
        </w:rPr>
        <w:lastRenderedPageBreak/>
        <w:t>Vehicle weight, size, and fuel consumption</w:t>
      </w:r>
    </w:p>
    <w:p w14:paraId="4F01F8D3" w14:textId="7CAB2161" w:rsidR="715C2BF1" w:rsidRDefault="715C2BF1" w:rsidP="55515F4F">
      <w:pPr>
        <w:tabs>
          <w:tab w:val="left" w:pos="6320"/>
        </w:tabs>
        <w:spacing w:line="257" w:lineRule="auto"/>
        <w:ind w:left="-20" w:right="-20"/>
        <w:jc w:val="center"/>
      </w:pPr>
      <w:r>
        <w:rPr>
          <w:noProof/>
        </w:rPr>
        <w:drawing>
          <wp:inline distT="0" distB="0" distL="0" distR="0" wp14:anchorId="6E7DB2A4" wp14:editId="7674EFA3">
            <wp:extent cx="2609850" cy="1381046"/>
            <wp:effectExtent l="0" t="0" r="0" b="0"/>
            <wp:docPr id="663179455" name="Picture 663179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09850" cy="1381046"/>
                    </a:xfrm>
                    <a:prstGeom prst="rect">
                      <a:avLst/>
                    </a:prstGeom>
                  </pic:spPr>
                </pic:pic>
              </a:graphicData>
            </a:graphic>
          </wp:inline>
        </w:drawing>
      </w:r>
    </w:p>
    <w:p w14:paraId="71E32C90" w14:textId="4021E1F7" w:rsidR="00D340AC" w:rsidRPr="00FC184E" w:rsidRDefault="440BB566" w:rsidP="00FC184E">
      <w:pPr>
        <w:tabs>
          <w:tab w:val="left" w:pos="6320"/>
        </w:tabs>
        <w:spacing w:line="257" w:lineRule="auto"/>
        <w:ind w:left="-20" w:right="-20"/>
        <w:jc w:val="both"/>
        <w:rPr>
          <w:rFonts w:ascii="Arial" w:eastAsia="Arial" w:hAnsi="Arial" w:cs="Arial"/>
          <w:color w:val="000000" w:themeColor="text1"/>
          <w:sz w:val="32"/>
          <w:szCs w:val="32"/>
        </w:rPr>
      </w:pPr>
      <w:r w:rsidRPr="00985E8D">
        <w:rPr>
          <w:rFonts w:ascii="Arial" w:eastAsia="Arial" w:hAnsi="Arial" w:cs="Arial"/>
          <w:color w:val="000000" w:themeColor="text1"/>
          <w:sz w:val="32"/>
          <w:szCs w:val="32"/>
        </w:rPr>
        <w:t xml:space="preserve">Vehicle weight, size, and fuel consumption are all intimately connected. A vehicle with a significantly lower weight will consume significantly less energy per </w:t>
      </w:r>
      <w:r w:rsidR="00FC184E" w:rsidRPr="00985E8D">
        <w:rPr>
          <w:rFonts w:ascii="Arial" w:eastAsia="Arial" w:hAnsi="Arial" w:cs="Arial"/>
          <w:color w:val="000000" w:themeColor="text1"/>
          <w:sz w:val="32"/>
          <w:szCs w:val="32"/>
        </w:rPr>
        <w:t>kilometre</w:t>
      </w:r>
      <w:r w:rsidR="00FC184E">
        <w:rPr>
          <w:rFonts w:ascii="Arial" w:eastAsia="Arial" w:hAnsi="Arial" w:cs="Arial"/>
          <w:color w:val="000000" w:themeColor="text1"/>
          <w:sz w:val="32"/>
          <w:szCs w:val="32"/>
        </w:rPr>
        <w:t>. travelled</w:t>
      </w:r>
      <w:ins w:id="1" w:author="Microsoft Word" w:date="2024-02-05T21:12:00Z">
        <w:r w:rsidRPr="00985E8D">
          <w:rPr>
            <w:rFonts w:ascii="Arial" w:eastAsia="Arial" w:hAnsi="Arial" w:cs="Arial"/>
            <w:color w:val="000000" w:themeColor="text1"/>
            <w:sz w:val="32"/>
            <w:szCs w:val="32"/>
          </w:rPr>
          <w:t>.</w:t>
        </w:r>
      </w:ins>
      <w:r w:rsidR="3B5224D7" w:rsidRPr="00985E8D">
        <w:rPr>
          <w:rFonts w:ascii="Arial" w:eastAsia="Arial" w:hAnsi="Arial" w:cs="Arial"/>
          <w:color w:val="000000" w:themeColor="text1"/>
          <w:sz w:val="32"/>
          <w:szCs w:val="32"/>
        </w:rPr>
        <w:t xml:space="preserve"> </w:t>
      </w:r>
      <w:r w:rsidR="00FC184E" w:rsidRPr="00985E8D">
        <w:rPr>
          <w:rFonts w:ascii="Arial" w:eastAsia="Arial" w:hAnsi="Arial" w:cs="Arial"/>
          <w:color w:val="000000" w:themeColor="text1"/>
          <w:sz w:val="32"/>
          <w:szCs w:val="32"/>
        </w:rPr>
        <w:t>Aluminium</w:t>
      </w:r>
      <w:r w:rsidRPr="00985E8D">
        <w:rPr>
          <w:rFonts w:ascii="Arial" w:eastAsia="Arial" w:hAnsi="Arial" w:cs="Arial"/>
          <w:color w:val="000000" w:themeColor="text1"/>
          <w:sz w:val="32"/>
          <w:szCs w:val="32"/>
        </w:rPr>
        <w:t xml:space="preserve"> engine blocks weighs half as much as iron </w:t>
      </w:r>
      <w:proofErr w:type="gramStart"/>
      <w:r w:rsidR="00985E8D" w:rsidRPr="00985E8D">
        <w:rPr>
          <w:rFonts w:ascii="Arial" w:eastAsia="Arial" w:hAnsi="Arial" w:cs="Arial"/>
          <w:color w:val="000000" w:themeColor="text1"/>
          <w:sz w:val="32"/>
          <w:szCs w:val="32"/>
        </w:rPr>
        <w:t>blocks</w:t>
      </w:r>
      <w:r w:rsidRPr="14B07F39">
        <w:rPr>
          <w:rFonts w:ascii="Arial" w:eastAsia="Arial" w:hAnsi="Arial" w:cs="Arial"/>
          <w:color w:val="000000" w:themeColor="text1"/>
          <w:sz w:val="24"/>
          <w:szCs w:val="24"/>
        </w:rPr>
        <w:t xml:space="preserve"> </w:t>
      </w:r>
      <w:r w:rsidR="00985E8D" w:rsidRPr="00985E8D">
        <w:rPr>
          <w:rFonts w:ascii="Arial" w:eastAsia="Arial" w:hAnsi="Arial" w:cs="Arial"/>
          <w:color w:val="000000" w:themeColor="text1"/>
          <w:sz w:val="32"/>
          <w:szCs w:val="32"/>
        </w:rPr>
        <w:t>.</w:t>
      </w:r>
      <w:proofErr w:type="gramEnd"/>
    </w:p>
    <w:p w14:paraId="72CFFAD1" w14:textId="7D24C9B3" w:rsidR="02ACCAB7" w:rsidRDefault="02ACCAB7" w:rsidP="02ACCAB7">
      <w:pPr>
        <w:tabs>
          <w:tab w:val="left" w:pos="6320"/>
        </w:tabs>
        <w:spacing w:line="257" w:lineRule="auto"/>
        <w:ind w:left="-20" w:right="-20"/>
        <w:jc w:val="both"/>
        <w:rPr>
          <w:rFonts w:ascii="Arial" w:eastAsia="Arial" w:hAnsi="Arial" w:cs="Arial"/>
          <w:color w:val="000000" w:themeColor="text1"/>
          <w:sz w:val="24"/>
          <w:szCs w:val="24"/>
        </w:rPr>
      </w:pPr>
    </w:p>
    <w:p w14:paraId="1D286D6A" w14:textId="1A6743F0" w:rsidR="00D340AC" w:rsidRPr="00985E8D" w:rsidRDefault="440BB566" w:rsidP="00985E8D">
      <w:pPr>
        <w:tabs>
          <w:tab w:val="left" w:pos="6320"/>
        </w:tabs>
        <w:spacing w:line="257" w:lineRule="auto"/>
        <w:ind w:left="-20" w:right="-20"/>
        <w:jc w:val="center"/>
        <w:rPr>
          <w:rFonts w:ascii="Arial" w:eastAsia="Arial" w:hAnsi="Arial" w:cs="Arial"/>
          <w:b/>
          <w:bCs/>
          <w:color w:val="FF0000"/>
          <w:sz w:val="40"/>
          <w:szCs w:val="40"/>
          <w:u w:val="single"/>
        </w:rPr>
      </w:pPr>
      <w:r w:rsidRPr="00985E8D">
        <w:rPr>
          <w:rFonts w:ascii="Arial" w:eastAsia="Arial" w:hAnsi="Arial" w:cs="Arial"/>
          <w:b/>
          <w:bCs/>
          <w:color w:val="FF0000"/>
          <w:sz w:val="40"/>
          <w:szCs w:val="40"/>
          <w:u w:val="single"/>
        </w:rPr>
        <w:t>High-Pressure Die</w:t>
      </w:r>
      <w:r w:rsidR="001D079E">
        <w:rPr>
          <w:rFonts w:ascii="Arial" w:eastAsia="Arial" w:hAnsi="Arial" w:cs="Arial"/>
          <w:b/>
          <w:bCs/>
          <w:color w:val="FF0000"/>
          <w:sz w:val="40"/>
          <w:szCs w:val="40"/>
          <w:u w:val="single"/>
        </w:rPr>
        <w:t xml:space="preserve"> </w:t>
      </w:r>
      <w:proofErr w:type="gramStart"/>
      <w:r w:rsidR="001D079E" w:rsidRPr="00985E8D">
        <w:rPr>
          <w:rFonts w:ascii="Arial" w:eastAsia="Arial" w:hAnsi="Arial" w:cs="Arial"/>
          <w:b/>
          <w:bCs/>
          <w:color w:val="FF0000"/>
          <w:sz w:val="40"/>
          <w:szCs w:val="40"/>
          <w:u w:val="single"/>
        </w:rPr>
        <w:t>Casting</w:t>
      </w:r>
      <w:r w:rsidRPr="00985E8D">
        <w:rPr>
          <w:rFonts w:ascii="Arial" w:eastAsia="Arial" w:hAnsi="Arial" w:cs="Arial"/>
          <w:b/>
          <w:bCs/>
          <w:color w:val="FF0000"/>
          <w:sz w:val="40"/>
          <w:szCs w:val="40"/>
          <w:u w:val="single"/>
        </w:rPr>
        <w:t xml:space="preserve">  (</w:t>
      </w:r>
      <w:proofErr w:type="gramEnd"/>
      <w:r w:rsidRPr="00985E8D">
        <w:rPr>
          <w:rFonts w:ascii="Arial" w:eastAsia="Arial" w:hAnsi="Arial" w:cs="Arial"/>
          <w:b/>
          <w:bCs/>
          <w:color w:val="FF0000"/>
          <w:sz w:val="40"/>
          <w:szCs w:val="40"/>
          <w:u w:val="single"/>
        </w:rPr>
        <w:t>HPDC) VS Sand Casting</w:t>
      </w:r>
    </w:p>
    <w:p w14:paraId="2D5C3512" w14:textId="5913AFAE" w:rsidR="6FC83301" w:rsidRDefault="6FC83301" w:rsidP="02ACCAB7">
      <w:pPr>
        <w:tabs>
          <w:tab w:val="left" w:pos="6320"/>
        </w:tabs>
        <w:spacing w:line="257" w:lineRule="auto"/>
        <w:ind w:left="-20" w:right="-20"/>
        <w:jc w:val="center"/>
      </w:pPr>
      <w:r>
        <w:rPr>
          <w:noProof/>
        </w:rPr>
        <w:drawing>
          <wp:inline distT="0" distB="0" distL="0" distR="0" wp14:anchorId="14CBADA2" wp14:editId="51DDA820">
            <wp:extent cx="5723222" cy="3314700"/>
            <wp:effectExtent l="0" t="0" r="0" b="0"/>
            <wp:docPr id="1367755214" name="Picture 1367755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7540" cy="3322992"/>
                    </a:xfrm>
                    <a:prstGeom prst="rect">
                      <a:avLst/>
                    </a:prstGeom>
                  </pic:spPr>
                </pic:pic>
              </a:graphicData>
            </a:graphic>
          </wp:inline>
        </w:drawing>
      </w:r>
    </w:p>
    <w:p w14:paraId="7D4ACF9B" w14:textId="77777777" w:rsidR="00D72378" w:rsidRDefault="00D72378" w:rsidP="02ACCAB7">
      <w:pPr>
        <w:tabs>
          <w:tab w:val="left" w:pos="6320"/>
        </w:tabs>
        <w:spacing w:line="257" w:lineRule="auto"/>
        <w:ind w:left="-20" w:right="-20"/>
        <w:jc w:val="center"/>
      </w:pPr>
    </w:p>
    <w:p w14:paraId="7CD5648B" w14:textId="31B87FA4" w:rsidR="7B3981F7" w:rsidRPr="00FC184E" w:rsidRDefault="7B3981F7" w:rsidP="07AE684C">
      <w:pPr>
        <w:tabs>
          <w:tab w:val="left" w:pos="6320"/>
        </w:tabs>
        <w:spacing w:line="257" w:lineRule="auto"/>
        <w:ind w:left="-20" w:right="-20"/>
        <w:jc w:val="both"/>
        <w:rPr>
          <w:rFonts w:ascii="Arial" w:eastAsia="Calibri" w:hAnsi="Arial" w:cs="Arial"/>
          <w:sz w:val="32"/>
          <w:szCs w:val="32"/>
        </w:rPr>
      </w:pPr>
      <w:r w:rsidRPr="00FC184E">
        <w:rPr>
          <w:rFonts w:ascii="Arial" w:eastAsia="Calibri" w:hAnsi="Arial" w:cs="Arial"/>
          <w:color w:val="000000" w:themeColor="text1"/>
          <w:sz w:val="32"/>
          <w:szCs w:val="32"/>
        </w:rPr>
        <w:t xml:space="preserve">HPDC is </w:t>
      </w:r>
      <w:proofErr w:type="spellStart"/>
      <w:r w:rsidRPr="00FC184E">
        <w:rPr>
          <w:rFonts w:ascii="Arial" w:eastAsia="Calibri" w:hAnsi="Arial" w:cs="Arial"/>
          <w:color w:val="000000" w:themeColor="text1"/>
          <w:sz w:val="32"/>
          <w:szCs w:val="32"/>
        </w:rPr>
        <w:t>favored</w:t>
      </w:r>
      <w:proofErr w:type="spellEnd"/>
      <w:r w:rsidRPr="00FC184E">
        <w:rPr>
          <w:rFonts w:ascii="Arial" w:eastAsia="Calibri" w:hAnsi="Arial" w:cs="Arial"/>
          <w:color w:val="000000" w:themeColor="text1"/>
          <w:sz w:val="32"/>
          <w:szCs w:val="32"/>
        </w:rPr>
        <w:t xml:space="preserve"> for its efficiency, precision, and suitability for</w:t>
      </w:r>
      <w:r w:rsidRPr="00FC184E">
        <w:rPr>
          <w:rFonts w:ascii="Arial" w:eastAsia="Calibri" w:hAnsi="Arial" w:cs="Arial"/>
          <w:color w:val="ED0000"/>
          <w:sz w:val="32"/>
          <w:szCs w:val="32"/>
        </w:rPr>
        <w:t xml:space="preserve"> </w:t>
      </w:r>
      <w:r w:rsidRPr="00FC184E">
        <w:rPr>
          <w:rFonts w:ascii="Arial" w:eastAsia="Calibri" w:hAnsi="Arial" w:cs="Arial"/>
          <w:b/>
          <w:bCs/>
          <w:color w:val="ED0000"/>
          <w:sz w:val="32"/>
          <w:szCs w:val="32"/>
        </w:rPr>
        <w:t>mass production</w:t>
      </w:r>
      <w:r w:rsidRPr="00FC184E">
        <w:rPr>
          <w:rFonts w:ascii="Arial" w:eastAsia="Calibri" w:hAnsi="Arial" w:cs="Arial"/>
          <w:b/>
          <w:bCs/>
          <w:color w:val="000000" w:themeColor="text1"/>
          <w:sz w:val="32"/>
          <w:szCs w:val="32"/>
        </w:rPr>
        <w:t xml:space="preserve"> </w:t>
      </w:r>
      <w:r w:rsidRPr="00FC184E">
        <w:rPr>
          <w:rFonts w:ascii="Arial" w:eastAsia="Calibri" w:hAnsi="Arial" w:cs="Arial"/>
          <w:color w:val="000000" w:themeColor="text1"/>
          <w:sz w:val="32"/>
          <w:szCs w:val="32"/>
        </w:rPr>
        <w:t xml:space="preserve">especially in the manufacturing of </w:t>
      </w:r>
      <w:r w:rsidRPr="00FC184E">
        <w:rPr>
          <w:rFonts w:ascii="Arial" w:eastAsia="Calibri" w:hAnsi="Arial" w:cs="Arial"/>
          <w:b/>
          <w:bCs/>
          <w:color w:val="ED0000"/>
          <w:sz w:val="32"/>
          <w:szCs w:val="32"/>
        </w:rPr>
        <w:t>lightweight</w:t>
      </w:r>
      <w:r w:rsidRPr="00FC184E">
        <w:rPr>
          <w:rFonts w:ascii="Arial" w:eastAsia="Calibri" w:hAnsi="Arial" w:cs="Arial"/>
          <w:color w:val="ED0000"/>
          <w:sz w:val="32"/>
          <w:szCs w:val="32"/>
        </w:rPr>
        <w:t xml:space="preserve"> </w:t>
      </w:r>
      <w:r w:rsidRPr="00FC184E">
        <w:rPr>
          <w:rFonts w:ascii="Arial" w:eastAsia="Calibri" w:hAnsi="Arial" w:cs="Arial"/>
          <w:color w:val="000000" w:themeColor="text1"/>
          <w:sz w:val="32"/>
          <w:szCs w:val="32"/>
        </w:rPr>
        <w:t>components like</w:t>
      </w:r>
      <w:r w:rsidRPr="00FC184E">
        <w:rPr>
          <w:rFonts w:ascii="Arial" w:eastAsia="Calibri" w:hAnsi="Arial" w:cs="Arial"/>
          <w:color w:val="ED0000"/>
          <w:sz w:val="32"/>
          <w:szCs w:val="32"/>
        </w:rPr>
        <w:t xml:space="preserve"> </w:t>
      </w:r>
      <w:r w:rsidR="00FC184E" w:rsidRPr="00FC184E">
        <w:rPr>
          <w:rFonts w:ascii="Arial" w:eastAsia="Calibri" w:hAnsi="Arial" w:cs="Arial"/>
          <w:b/>
          <w:bCs/>
          <w:color w:val="ED0000"/>
          <w:sz w:val="32"/>
          <w:szCs w:val="32"/>
        </w:rPr>
        <w:t>aluminium</w:t>
      </w:r>
      <w:r w:rsidRPr="00FC184E">
        <w:rPr>
          <w:rFonts w:ascii="Arial" w:eastAsia="Calibri" w:hAnsi="Arial" w:cs="Arial"/>
          <w:b/>
          <w:bCs/>
          <w:color w:val="ED0000"/>
          <w:sz w:val="32"/>
          <w:szCs w:val="32"/>
        </w:rPr>
        <w:t xml:space="preserve"> engine blocks</w:t>
      </w:r>
      <w:r w:rsidRPr="00FC184E">
        <w:rPr>
          <w:rFonts w:ascii="Arial" w:eastAsia="Calibri" w:hAnsi="Arial" w:cs="Arial"/>
          <w:color w:val="ED0000"/>
          <w:sz w:val="32"/>
          <w:szCs w:val="32"/>
        </w:rPr>
        <w:t>.</w:t>
      </w:r>
    </w:p>
    <w:p w14:paraId="26B3C10D" w14:textId="5F353F11" w:rsidR="07AE684C" w:rsidRDefault="53C76B2F" w:rsidP="261E620F">
      <w:pPr>
        <w:tabs>
          <w:tab w:val="left" w:pos="6320"/>
        </w:tabs>
        <w:spacing w:line="257" w:lineRule="auto"/>
        <w:ind w:left="-20" w:right="-20"/>
        <w:jc w:val="center"/>
      </w:pPr>
      <w:r>
        <w:rPr>
          <w:noProof/>
        </w:rPr>
        <w:lastRenderedPageBreak/>
        <w:drawing>
          <wp:inline distT="0" distB="0" distL="0" distR="0" wp14:anchorId="387DAA61" wp14:editId="022EA982">
            <wp:extent cx="3982574" cy="2381250"/>
            <wp:effectExtent l="0" t="0" r="0" b="0"/>
            <wp:docPr id="2143325494" name="Picture 2143325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332549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23566" cy="2405760"/>
                    </a:xfrm>
                    <a:prstGeom prst="rect">
                      <a:avLst/>
                    </a:prstGeom>
                  </pic:spPr>
                </pic:pic>
              </a:graphicData>
            </a:graphic>
          </wp:inline>
        </w:drawing>
      </w:r>
    </w:p>
    <w:p w14:paraId="73E0E071" w14:textId="5F353F11" w:rsidR="53C76B2F" w:rsidRDefault="53C76B2F" w:rsidP="261E620F">
      <w:pPr>
        <w:tabs>
          <w:tab w:val="left" w:pos="6320"/>
        </w:tabs>
        <w:spacing w:line="257" w:lineRule="auto"/>
        <w:ind w:left="-20" w:right="-20"/>
        <w:jc w:val="both"/>
        <w:rPr>
          <w:rFonts w:ascii="Arial" w:eastAsia="Calibri" w:hAnsi="Arial" w:cs="Arial"/>
          <w:color w:val="000000" w:themeColor="text1"/>
          <w:sz w:val="32"/>
          <w:szCs w:val="32"/>
        </w:rPr>
      </w:pPr>
      <w:r w:rsidRPr="00F0436E">
        <w:rPr>
          <w:rFonts w:ascii="Arial" w:eastAsia="Calibri" w:hAnsi="Arial" w:cs="Arial"/>
          <w:color w:val="000000" w:themeColor="text1"/>
          <w:sz w:val="32"/>
          <w:szCs w:val="32"/>
        </w:rPr>
        <w:t xml:space="preserve">With rising sales of the passenger car segment demand for </w:t>
      </w:r>
      <w:r w:rsidRPr="00F0436E">
        <w:rPr>
          <w:rFonts w:ascii="Arial" w:eastAsia="Calibri" w:hAnsi="Arial" w:cs="Arial"/>
          <w:color w:val="ED0000"/>
          <w:sz w:val="32"/>
          <w:szCs w:val="32"/>
        </w:rPr>
        <w:t xml:space="preserve">HPDC </w:t>
      </w:r>
      <w:r w:rsidRPr="00F0436E">
        <w:rPr>
          <w:rFonts w:ascii="Arial" w:eastAsia="Calibri" w:hAnsi="Arial" w:cs="Arial"/>
          <w:color w:val="000000" w:themeColor="text1"/>
          <w:sz w:val="32"/>
          <w:szCs w:val="32"/>
        </w:rPr>
        <w:t xml:space="preserve">is witnessing </w:t>
      </w:r>
      <w:r w:rsidRPr="00F0436E">
        <w:rPr>
          <w:rFonts w:ascii="Arial" w:eastAsia="Calibri" w:hAnsi="Arial" w:cs="Arial"/>
          <w:color w:val="ED0000"/>
          <w:sz w:val="32"/>
          <w:szCs w:val="32"/>
        </w:rPr>
        <w:t>promising growth</w:t>
      </w:r>
      <w:r w:rsidRPr="00F0436E">
        <w:rPr>
          <w:rFonts w:ascii="Arial" w:eastAsia="Calibri" w:hAnsi="Arial" w:cs="Arial"/>
          <w:color w:val="000000" w:themeColor="text1"/>
          <w:sz w:val="32"/>
          <w:szCs w:val="32"/>
        </w:rPr>
        <w:t>. Nowadays, passenger car demand. HPDC in their different car components owing to their</w:t>
      </w:r>
      <w:r w:rsidRPr="00F0436E">
        <w:rPr>
          <w:rFonts w:ascii="Arial" w:eastAsia="Calibri" w:hAnsi="Arial" w:cs="Arial"/>
          <w:color w:val="ED0000"/>
          <w:sz w:val="32"/>
          <w:szCs w:val="32"/>
        </w:rPr>
        <w:t xml:space="preserve"> lightweight features </w:t>
      </w:r>
      <w:r w:rsidRPr="00F0436E">
        <w:rPr>
          <w:rFonts w:ascii="Arial" w:eastAsia="Calibri" w:hAnsi="Arial" w:cs="Arial"/>
          <w:color w:val="000000" w:themeColor="text1"/>
          <w:sz w:val="32"/>
          <w:szCs w:val="32"/>
        </w:rPr>
        <w:t xml:space="preserve">and </w:t>
      </w:r>
      <w:r w:rsidRPr="00F0436E">
        <w:rPr>
          <w:rFonts w:ascii="Arial" w:eastAsia="Calibri" w:hAnsi="Arial" w:cs="Arial"/>
          <w:color w:val="ED0000"/>
          <w:sz w:val="32"/>
          <w:szCs w:val="32"/>
        </w:rPr>
        <w:t xml:space="preserve">higher </w:t>
      </w:r>
      <w:r w:rsidRPr="00F0436E">
        <w:rPr>
          <w:rFonts w:ascii="Arial" w:eastAsia="Calibri" w:hAnsi="Arial" w:cs="Arial"/>
          <w:color w:val="000000" w:themeColor="text1"/>
          <w:sz w:val="32"/>
          <w:szCs w:val="32"/>
        </w:rPr>
        <w:t xml:space="preserve">tensile </w:t>
      </w:r>
      <w:r w:rsidRPr="00F0436E">
        <w:rPr>
          <w:rFonts w:ascii="Arial" w:eastAsia="Calibri" w:hAnsi="Arial" w:cs="Arial"/>
          <w:color w:val="ED0000"/>
          <w:sz w:val="32"/>
          <w:szCs w:val="32"/>
        </w:rPr>
        <w:t>strength</w:t>
      </w:r>
      <w:r w:rsidRPr="00F0436E">
        <w:rPr>
          <w:rFonts w:ascii="Arial" w:eastAsia="Calibri" w:hAnsi="Arial" w:cs="Arial"/>
          <w:color w:val="000000" w:themeColor="text1"/>
          <w:sz w:val="32"/>
          <w:szCs w:val="32"/>
        </w:rPr>
        <w:t>.</w:t>
      </w:r>
    </w:p>
    <w:p w14:paraId="6F79644A" w14:textId="77777777" w:rsidR="00D72378" w:rsidRPr="00F0436E" w:rsidRDefault="00D72378" w:rsidP="261E620F">
      <w:pPr>
        <w:tabs>
          <w:tab w:val="left" w:pos="6320"/>
        </w:tabs>
        <w:spacing w:line="257" w:lineRule="auto"/>
        <w:ind w:left="-20" w:right="-20"/>
        <w:jc w:val="both"/>
        <w:rPr>
          <w:rFonts w:ascii="Arial" w:eastAsia="Calibri" w:hAnsi="Arial" w:cs="Arial"/>
          <w:sz w:val="32"/>
          <w:szCs w:val="32"/>
        </w:rPr>
      </w:pPr>
    </w:p>
    <w:p w14:paraId="42B87D41" w14:textId="368CBDB5" w:rsidR="53C76B2F" w:rsidRPr="00FC184E" w:rsidRDefault="53C76B2F" w:rsidP="20E96271">
      <w:pPr>
        <w:tabs>
          <w:tab w:val="left" w:pos="6320"/>
        </w:tabs>
        <w:spacing w:line="257" w:lineRule="auto"/>
        <w:ind w:left="-20" w:right="-20"/>
        <w:jc w:val="center"/>
        <w:rPr>
          <w:rFonts w:ascii="Arial" w:eastAsia="Arial" w:hAnsi="Arial" w:cs="Arial"/>
          <w:b/>
          <w:bCs/>
          <w:sz w:val="44"/>
          <w:szCs w:val="44"/>
        </w:rPr>
      </w:pPr>
      <w:r w:rsidRPr="00FC184E">
        <w:rPr>
          <w:rFonts w:ascii="Arial" w:eastAsia="Arial" w:hAnsi="Arial" w:cs="Arial"/>
          <w:b/>
          <w:bCs/>
          <w:color w:val="000000" w:themeColor="text1"/>
          <w:sz w:val="44"/>
          <w:szCs w:val="44"/>
        </w:rPr>
        <w:t>Other automotive parts formed by HPDC</w:t>
      </w:r>
    </w:p>
    <w:p w14:paraId="16B9825F" w14:textId="0CE58FFB" w:rsidR="53C76B2F" w:rsidRDefault="53C76B2F" w:rsidP="20E96271">
      <w:pPr>
        <w:tabs>
          <w:tab w:val="left" w:pos="6320"/>
        </w:tabs>
        <w:spacing w:line="257" w:lineRule="auto"/>
        <w:ind w:left="-20" w:right="-20"/>
        <w:jc w:val="center"/>
        <w:rPr>
          <w:rFonts w:ascii="Arial" w:eastAsia="Arial" w:hAnsi="Arial" w:cs="Arial"/>
          <w:color w:val="000000" w:themeColor="text1"/>
          <w:sz w:val="44"/>
          <w:szCs w:val="44"/>
        </w:rPr>
      </w:pPr>
      <w:r>
        <w:rPr>
          <w:noProof/>
        </w:rPr>
        <w:drawing>
          <wp:inline distT="0" distB="0" distL="0" distR="0" wp14:anchorId="1CEF9D05" wp14:editId="4FC15ECC">
            <wp:extent cx="5500150" cy="3048000"/>
            <wp:effectExtent l="0" t="0" r="5715" b="0"/>
            <wp:docPr id="644997504" name="Picture 644997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03358" cy="3049778"/>
                    </a:xfrm>
                    <a:prstGeom prst="rect">
                      <a:avLst/>
                    </a:prstGeom>
                  </pic:spPr>
                </pic:pic>
              </a:graphicData>
            </a:graphic>
          </wp:inline>
        </w:drawing>
      </w:r>
    </w:p>
    <w:p w14:paraId="02549122" w14:textId="77777777" w:rsidR="00D72378" w:rsidRDefault="00D72378" w:rsidP="0EAE9F9A">
      <w:pPr>
        <w:tabs>
          <w:tab w:val="left" w:pos="6320"/>
        </w:tabs>
        <w:spacing w:line="257" w:lineRule="auto"/>
        <w:ind w:left="-20" w:right="-20"/>
        <w:jc w:val="both"/>
        <w:rPr>
          <w:rFonts w:ascii="Arial" w:eastAsia="Arial" w:hAnsi="Arial" w:cs="Arial"/>
          <w:b/>
          <w:bCs/>
          <w:color w:val="FF0000"/>
          <w:sz w:val="40"/>
          <w:szCs w:val="40"/>
        </w:rPr>
      </w:pPr>
    </w:p>
    <w:p w14:paraId="09ADB25F" w14:textId="77777777" w:rsidR="00D72378" w:rsidRDefault="00D72378" w:rsidP="0EAE9F9A">
      <w:pPr>
        <w:tabs>
          <w:tab w:val="left" w:pos="6320"/>
        </w:tabs>
        <w:spacing w:line="257" w:lineRule="auto"/>
        <w:ind w:left="-20" w:right="-20"/>
        <w:jc w:val="both"/>
        <w:rPr>
          <w:rFonts w:ascii="Arial" w:eastAsia="Arial" w:hAnsi="Arial" w:cs="Arial"/>
          <w:b/>
          <w:bCs/>
          <w:color w:val="FF0000"/>
          <w:sz w:val="40"/>
          <w:szCs w:val="40"/>
        </w:rPr>
      </w:pPr>
    </w:p>
    <w:p w14:paraId="179C12F5" w14:textId="77777777" w:rsidR="00D72378" w:rsidRDefault="00D72378" w:rsidP="0EAE9F9A">
      <w:pPr>
        <w:tabs>
          <w:tab w:val="left" w:pos="6320"/>
        </w:tabs>
        <w:spacing w:line="257" w:lineRule="auto"/>
        <w:ind w:left="-20" w:right="-20"/>
        <w:jc w:val="both"/>
        <w:rPr>
          <w:rFonts w:ascii="Arial" w:eastAsia="Arial" w:hAnsi="Arial" w:cs="Arial"/>
          <w:b/>
          <w:bCs/>
          <w:color w:val="FF0000"/>
          <w:sz w:val="40"/>
          <w:szCs w:val="40"/>
        </w:rPr>
      </w:pPr>
    </w:p>
    <w:p w14:paraId="63320ACF" w14:textId="6D276AFA" w:rsidR="20E96271" w:rsidRPr="00870CF7" w:rsidRDefault="00870CF7" w:rsidP="00870CF7">
      <w:pPr>
        <w:tabs>
          <w:tab w:val="left" w:pos="6320"/>
        </w:tabs>
        <w:spacing w:line="257" w:lineRule="auto"/>
        <w:ind w:left="-20" w:right="-20"/>
        <w:jc w:val="center"/>
        <w:rPr>
          <w:rFonts w:ascii="Arial" w:eastAsia="Arial" w:hAnsi="Arial" w:cs="Arial"/>
          <w:b/>
          <w:bCs/>
          <w:color w:val="FF0000"/>
          <w:sz w:val="44"/>
          <w:szCs w:val="44"/>
          <w:u w:val="single"/>
        </w:rPr>
      </w:pPr>
      <w:r w:rsidRPr="00870CF7">
        <w:rPr>
          <w:rFonts w:ascii="Arial" w:eastAsia="Arial" w:hAnsi="Arial" w:cs="Arial"/>
          <w:b/>
          <w:bCs/>
          <w:color w:val="FF0000"/>
          <w:sz w:val="44"/>
          <w:szCs w:val="44"/>
          <w:u w:val="single"/>
        </w:rPr>
        <w:lastRenderedPageBreak/>
        <w:t>NAVIGATING THE CNG LANDSCAPE</w:t>
      </w:r>
    </w:p>
    <w:p w14:paraId="50B5716D" w14:textId="2F26C63F" w:rsidR="744A88E5" w:rsidRDefault="744A88E5" w:rsidP="001D079E">
      <w:pPr>
        <w:tabs>
          <w:tab w:val="left" w:pos="6320"/>
        </w:tabs>
        <w:spacing w:line="257" w:lineRule="auto"/>
        <w:ind w:left="-20" w:right="-20"/>
        <w:jc w:val="center"/>
        <w:rPr>
          <w:rFonts w:ascii="Arial" w:eastAsia="Arial" w:hAnsi="Arial" w:cs="Arial"/>
          <w:sz w:val="36"/>
          <w:szCs w:val="36"/>
        </w:rPr>
      </w:pPr>
      <w:r w:rsidRPr="20E96271">
        <w:rPr>
          <w:rFonts w:ascii="Arial" w:eastAsia="Arial" w:hAnsi="Arial" w:cs="Arial"/>
          <w:b/>
          <w:bCs/>
          <w:color w:val="000000" w:themeColor="text1"/>
          <w:sz w:val="36"/>
          <w:szCs w:val="36"/>
        </w:rPr>
        <w:t>Global Market Analysis</w:t>
      </w:r>
    </w:p>
    <w:p w14:paraId="13A43383" w14:textId="1DF2D5DD" w:rsidR="265D3096" w:rsidRDefault="265D3096" w:rsidP="001D079E">
      <w:pPr>
        <w:tabs>
          <w:tab w:val="left" w:pos="6320"/>
        </w:tabs>
        <w:spacing w:line="257" w:lineRule="auto"/>
        <w:ind w:left="-20" w:right="-20"/>
        <w:jc w:val="center"/>
      </w:pPr>
      <w:r>
        <w:rPr>
          <w:noProof/>
        </w:rPr>
        <w:drawing>
          <wp:inline distT="0" distB="0" distL="0" distR="0" wp14:anchorId="5AE97C4B" wp14:editId="05A2F85F">
            <wp:extent cx="2931242" cy="1514475"/>
            <wp:effectExtent l="0" t="0" r="0" b="0"/>
            <wp:docPr id="1237201522" name="Picture 1237201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31242" cy="1514475"/>
                    </a:xfrm>
                    <a:prstGeom prst="rect">
                      <a:avLst/>
                    </a:prstGeom>
                  </pic:spPr>
                </pic:pic>
              </a:graphicData>
            </a:graphic>
          </wp:inline>
        </w:drawing>
      </w:r>
    </w:p>
    <w:p w14:paraId="2FEB9E48" w14:textId="07354FFA" w:rsidR="00D340AC" w:rsidRDefault="440BB566" w:rsidP="0EAE9F9A">
      <w:pPr>
        <w:tabs>
          <w:tab w:val="left" w:pos="6320"/>
        </w:tabs>
        <w:spacing w:line="257" w:lineRule="auto"/>
        <w:ind w:left="-20" w:right="-20"/>
        <w:jc w:val="both"/>
        <w:rPr>
          <w:rFonts w:ascii="Arial" w:eastAsia="Arial" w:hAnsi="Arial" w:cs="Arial"/>
          <w:color w:val="000000" w:themeColor="text1"/>
          <w:sz w:val="32"/>
          <w:szCs w:val="32"/>
        </w:rPr>
      </w:pPr>
      <w:r w:rsidRPr="00985E8D">
        <w:rPr>
          <w:rFonts w:ascii="Arial" w:eastAsia="Arial" w:hAnsi="Arial" w:cs="Arial"/>
          <w:color w:val="000000" w:themeColor="text1"/>
          <w:sz w:val="32"/>
          <w:szCs w:val="32"/>
        </w:rPr>
        <w:t>The global Automotive Natural Gas Vehicle Market is expected to reach USD 312 Billion by 2032, at a CAGR of 10.9% during the forecast period 2022 to 2032.</w:t>
      </w:r>
    </w:p>
    <w:p w14:paraId="7EF84C4E" w14:textId="77777777" w:rsidR="00AB72C3" w:rsidRPr="00985E8D" w:rsidRDefault="00AB72C3" w:rsidP="0EAE9F9A">
      <w:pPr>
        <w:tabs>
          <w:tab w:val="left" w:pos="6320"/>
        </w:tabs>
        <w:spacing w:line="257" w:lineRule="auto"/>
        <w:ind w:left="-20" w:right="-20"/>
        <w:jc w:val="both"/>
        <w:rPr>
          <w:rFonts w:ascii="Arial" w:eastAsia="Arial" w:hAnsi="Arial" w:cs="Arial"/>
          <w:color w:val="000000" w:themeColor="text1"/>
          <w:sz w:val="32"/>
          <w:szCs w:val="32"/>
        </w:rPr>
      </w:pPr>
    </w:p>
    <w:p w14:paraId="6CD51318" w14:textId="3D890314" w:rsidR="00D340AC" w:rsidRDefault="1431D1AE" w:rsidP="001D079E">
      <w:pPr>
        <w:tabs>
          <w:tab w:val="left" w:pos="6320"/>
        </w:tabs>
        <w:spacing w:line="257" w:lineRule="auto"/>
        <w:ind w:left="-20" w:right="-20"/>
        <w:jc w:val="center"/>
        <w:rPr>
          <w:rFonts w:ascii="Arial" w:eastAsia="Arial" w:hAnsi="Arial" w:cs="Arial"/>
          <w:color w:val="000000" w:themeColor="text1"/>
          <w:sz w:val="32"/>
          <w:szCs w:val="32"/>
        </w:rPr>
      </w:pPr>
      <w:r>
        <w:rPr>
          <w:noProof/>
        </w:rPr>
        <w:drawing>
          <wp:inline distT="0" distB="0" distL="0" distR="0" wp14:anchorId="242C83E3" wp14:editId="0ECA6575">
            <wp:extent cx="2928938" cy="1562100"/>
            <wp:effectExtent l="0" t="0" r="0" b="0"/>
            <wp:docPr id="2022656022" name="Picture 2022656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28938" cy="1562100"/>
                    </a:xfrm>
                    <a:prstGeom prst="rect">
                      <a:avLst/>
                    </a:prstGeom>
                  </pic:spPr>
                </pic:pic>
              </a:graphicData>
            </a:graphic>
          </wp:inline>
        </w:drawing>
      </w:r>
    </w:p>
    <w:p w14:paraId="337AF055" w14:textId="77777777" w:rsidR="00AB72C3" w:rsidRPr="00985E8D" w:rsidRDefault="00AB72C3" w:rsidP="0EAE9F9A">
      <w:pPr>
        <w:tabs>
          <w:tab w:val="left" w:pos="6320"/>
        </w:tabs>
        <w:spacing w:line="257" w:lineRule="auto"/>
        <w:ind w:left="-20" w:right="-20"/>
        <w:jc w:val="both"/>
        <w:rPr>
          <w:rFonts w:ascii="Arial" w:eastAsia="Arial" w:hAnsi="Arial" w:cs="Arial"/>
          <w:color w:val="000000" w:themeColor="text1"/>
          <w:sz w:val="32"/>
          <w:szCs w:val="32"/>
        </w:rPr>
      </w:pPr>
    </w:p>
    <w:p w14:paraId="25566BF9" w14:textId="6F8E85E2" w:rsidR="00D340AC" w:rsidRPr="00985E8D" w:rsidRDefault="440BB566" w:rsidP="0EAE9F9A">
      <w:pPr>
        <w:tabs>
          <w:tab w:val="left" w:pos="6320"/>
        </w:tabs>
        <w:spacing w:line="257" w:lineRule="auto"/>
        <w:ind w:left="-20" w:right="-20"/>
        <w:jc w:val="both"/>
        <w:rPr>
          <w:rFonts w:ascii="Arial" w:eastAsia="Arial" w:hAnsi="Arial" w:cs="Arial"/>
          <w:color w:val="000000" w:themeColor="text1"/>
          <w:sz w:val="32"/>
          <w:szCs w:val="32"/>
        </w:rPr>
      </w:pPr>
      <w:r w:rsidRPr="00985E8D">
        <w:rPr>
          <w:rFonts w:ascii="Arial" w:eastAsia="Arial" w:hAnsi="Arial" w:cs="Arial"/>
          <w:color w:val="000000" w:themeColor="text1"/>
          <w:sz w:val="32"/>
          <w:szCs w:val="32"/>
        </w:rPr>
        <w:t xml:space="preserve">China </w:t>
      </w:r>
      <w:proofErr w:type="gramStart"/>
      <w:r w:rsidRPr="00985E8D">
        <w:rPr>
          <w:rFonts w:ascii="Arial" w:eastAsia="Arial" w:hAnsi="Arial" w:cs="Arial"/>
          <w:color w:val="000000" w:themeColor="text1"/>
          <w:sz w:val="32"/>
          <w:szCs w:val="32"/>
        </w:rPr>
        <w:t>have</w:t>
      </w:r>
      <w:proofErr w:type="gramEnd"/>
      <w:r w:rsidRPr="00985E8D">
        <w:rPr>
          <w:rFonts w:ascii="Arial" w:eastAsia="Arial" w:hAnsi="Arial" w:cs="Arial"/>
          <w:color w:val="000000" w:themeColor="text1"/>
          <w:sz w:val="32"/>
          <w:szCs w:val="32"/>
        </w:rPr>
        <w:t xml:space="preserve"> the highest number of CNG run vehicles in the world. Natural gas vehicles are increasingly used in Iran, Pakistan, the Asia-Pacific region, the Indian capital of Delhi, and other large cities such as Ahmedabad, Mumbai, Pune, and Kolkata.</w:t>
      </w:r>
      <w:r w:rsidR="08569045" w:rsidRPr="20E96271">
        <w:rPr>
          <w:rFonts w:ascii="Arial" w:eastAsia="Arial" w:hAnsi="Arial" w:cs="Arial"/>
          <w:color w:val="000000" w:themeColor="text1"/>
          <w:sz w:val="24"/>
          <w:szCs w:val="24"/>
        </w:rPr>
        <w:t xml:space="preserve"> </w:t>
      </w:r>
    </w:p>
    <w:p w14:paraId="0A21284A" w14:textId="0E9F7504" w:rsidR="00D340AC" w:rsidRPr="00985E8D" w:rsidRDefault="440BB566" w:rsidP="0EAE9F9A">
      <w:pPr>
        <w:tabs>
          <w:tab w:val="left" w:pos="6320"/>
        </w:tabs>
        <w:spacing w:line="257" w:lineRule="auto"/>
        <w:ind w:left="-20" w:right="-20"/>
        <w:jc w:val="both"/>
        <w:rPr>
          <w:rFonts w:ascii="Arial" w:eastAsia="Arial" w:hAnsi="Arial" w:cs="Arial"/>
          <w:color w:val="000000" w:themeColor="text1"/>
          <w:sz w:val="32"/>
          <w:szCs w:val="32"/>
        </w:rPr>
      </w:pPr>
      <w:r w:rsidRPr="00985E8D">
        <w:rPr>
          <w:rFonts w:ascii="Arial" w:eastAsia="Arial" w:hAnsi="Arial" w:cs="Arial"/>
          <w:color w:val="000000" w:themeColor="text1"/>
          <w:sz w:val="32"/>
          <w:szCs w:val="32"/>
        </w:rPr>
        <w:t>The CNG fuel is mostly used by taxi drivers because of its much lower price compared to petrol.</w:t>
      </w:r>
    </w:p>
    <w:p w14:paraId="6EC92BF9" w14:textId="3D8B47F9" w:rsidR="20E96271" w:rsidRDefault="20E96271" w:rsidP="20E96271">
      <w:pPr>
        <w:tabs>
          <w:tab w:val="left" w:pos="6320"/>
        </w:tabs>
        <w:spacing w:line="257" w:lineRule="auto"/>
        <w:ind w:left="-20" w:right="-20"/>
        <w:jc w:val="both"/>
        <w:rPr>
          <w:rFonts w:ascii="Arial" w:eastAsia="Arial" w:hAnsi="Arial" w:cs="Arial"/>
          <w:color w:val="000000" w:themeColor="text1"/>
          <w:sz w:val="24"/>
          <w:szCs w:val="24"/>
        </w:rPr>
      </w:pPr>
    </w:p>
    <w:p w14:paraId="5422A1D1" w14:textId="7E4282F7" w:rsidR="56D9F8FD" w:rsidRPr="00870CF7" w:rsidRDefault="56D9F8FD" w:rsidP="20E96271">
      <w:pPr>
        <w:spacing w:line="435" w:lineRule="exact"/>
        <w:ind w:left="-20" w:right="-20"/>
        <w:jc w:val="both"/>
        <w:rPr>
          <w:rFonts w:ascii="Arial" w:eastAsia="Arial" w:hAnsi="Arial" w:cs="Arial"/>
          <w:b/>
          <w:bCs/>
          <w:color w:val="000000" w:themeColor="text1"/>
          <w:sz w:val="32"/>
          <w:szCs w:val="32"/>
        </w:rPr>
      </w:pPr>
      <w:r w:rsidRPr="00870CF7">
        <w:rPr>
          <w:rFonts w:ascii="Arial" w:eastAsia="Arial" w:hAnsi="Arial" w:cs="Arial"/>
          <w:b/>
          <w:bCs/>
          <w:color w:val="000000" w:themeColor="text1"/>
          <w:sz w:val="32"/>
          <w:szCs w:val="32"/>
        </w:rPr>
        <w:t>CNG Vehicle Market Leaders</w:t>
      </w:r>
    </w:p>
    <w:p w14:paraId="0FD9D2DD" w14:textId="3539EE2D" w:rsidR="56D9F8FD" w:rsidRPr="00870CF7" w:rsidRDefault="56D9F8FD" w:rsidP="20E96271">
      <w:pPr>
        <w:spacing w:after="0"/>
        <w:jc w:val="both"/>
        <w:rPr>
          <w:rFonts w:ascii="Arial" w:eastAsia="Arial" w:hAnsi="Arial" w:cs="Arial"/>
          <w:color w:val="000000" w:themeColor="text1"/>
          <w:sz w:val="32"/>
          <w:szCs w:val="32"/>
        </w:rPr>
      </w:pPr>
      <w:r w:rsidRPr="00870CF7">
        <w:rPr>
          <w:rFonts w:ascii="Arial" w:eastAsia="Arial" w:hAnsi="Arial" w:cs="Arial"/>
          <w:color w:val="000000" w:themeColor="text1"/>
          <w:sz w:val="32"/>
          <w:szCs w:val="32"/>
        </w:rPr>
        <w:t xml:space="preserve">         1.General Motors                                 2. Volkswagen AG</w:t>
      </w:r>
    </w:p>
    <w:p w14:paraId="22B7C973" w14:textId="54BD2836" w:rsidR="56D9F8FD" w:rsidRPr="00870CF7" w:rsidRDefault="56D9F8FD" w:rsidP="20E96271">
      <w:pPr>
        <w:spacing w:after="0"/>
        <w:jc w:val="both"/>
        <w:rPr>
          <w:rFonts w:ascii="Arial" w:eastAsia="Arial" w:hAnsi="Arial" w:cs="Arial"/>
          <w:color w:val="000000" w:themeColor="text1"/>
          <w:sz w:val="32"/>
          <w:szCs w:val="32"/>
        </w:rPr>
      </w:pPr>
      <w:r w:rsidRPr="00870CF7">
        <w:rPr>
          <w:rFonts w:ascii="Arial" w:eastAsia="Arial" w:hAnsi="Arial" w:cs="Arial"/>
          <w:color w:val="ED0000"/>
          <w:sz w:val="32"/>
          <w:szCs w:val="32"/>
        </w:rPr>
        <w:t xml:space="preserve">         3.Honda Motor</w:t>
      </w:r>
      <w:r w:rsidRPr="00870CF7">
        <w:rPr>
          <w:rFonts w:ascii="Arial" w:eastAsia="Arial" w:hAnsi="Arial" w:cs="Arial"/>
          <w:color w:val="000000" w:themeColor="text1"/>
          <w:sz w:val="32"/>
          <w:szCs w:val="32"/>
        </w:rPr>
        <w:t xml:space="preserve"> Company                     </w:t>
      </w:r>
      <w:proofErr w:type="gramStart"/>
      <w:r w:rsidRPr="00870CF7">
        <w:rPr>
          <w:rFonts w:ascii="Arial" w:eastAsia="Arial" w:hAnsi="Arial" w:cs="Arial"/>
          <w:color w:val="000000" w:themeColor="text1"/>
          <w:sz w:val="32"/>
          <w:szCs w:val="32"/>
        </w:rPr>
        <w:t>4.</w:t>
      </w:r>
      <w:r w:rsidRPr="00870CF7">
        <w:rPr>
          <w:rFonts w:ascii="Arial" w:eastAsia="Arial" w:hAnsi="Arial" w:cs="Arial"/>
          <w:color w:val="ED0000"/>
          <w:sz w:val="32"/>
          <w:szCs w:val="32"/>
        </w:rPr>
        <w:t>Toyota</w:t>
      </w:r>
      <w:proofErr w:type="gramEnd"/>
      <w:r w:rsidRPr="00870CF7">
        <w:rPr>
          <w:rFonts w:ascii="Arial" w:eastAsia="Arial" w:hAnsi="Arial" w:cs="Arial"/>
          <w:color w:val="ED0000"/>
          <w:sz w:val="32"/>
          <w:szCs w:val="32"/>
        </w:rPr>
        <w:t xml:space="preserve"> Motor </w:t>
      </w:r>
    </w:p>
    <w:p w14:paraId="59A31DDC" w14:textId="55683EC0" w:rsidR="20E96271" w:rsidRDefault="20E96271" w:rsidP="20E96271">
      <w:pPr>
        <w:tabs>
          <w:tab w:val="left" w:pos="6320"/>
        </w:tabs>
        <w:spacing w:line="257" w:lineRule="auto"/>
        <w:ind w:left="-20" w:right="-20"/>
        <w:jc w:val="both"/>
        <w:rPr>
          <w:rFonts w:ascii="Arial" w:eastAsia="Arial" w:hAnsi="Arial" w:cs="Arial"/>
          <w:color w:val="000000" w:themeColor="text1"/>
          <w:sz w:val="24"/>
          <w:szCs w:val="24"/>
        </w:rPr>
      </w:pPr>
    </w:p>
    <w:p w14:paraId="1CF09741" w14:textId="6AD829F1" w:rsidR="00D340AC" w:rsidRPr="00AB72C3" w:rsidRDefault="440BB566" w:rsidP="00AB72C3">
      <w:pPr>
        <w:tabs>
          <w:tab w:val="left" w:pos="6320"/>
        </w:tabs>
        <w:spacing w:line="257" w:lineRule="auto"/>
        <w:ind w:left="-20" w:right="-20"/>
        <w:jc w:val="center"/>
        <w:rPr>
          <w:sz w:val="44"/>
          <w:szCs w:val="44"/>
          <w:u w:val="single"/>
        </w:rPr>
      </w:pPr>
      <w:r w:rsidRPr="7B59C485">
        <w:rPr>
          <w:rFonts w:ascii="Arial" w:eastAsia="Arial" w:hAnsi="Arial" w:cs="Arial"/>
          <w:sz w:val="48"/>
          <w:szCs w:val="48"/>
        </w:rPr>
        <w:lastRenderedPageBreak/>
        <w:t xml:space="preserve"> </w:t>
      </w:r>
      <w:r w:rsidR="100B4297" w:rsidRPr="00AB72C3">
        <w:rPr>
          <w:rFonts w:ascii="Arial" w:eastAsia="Arial" w:hAnsi="Arial" w:cs="Arial"/>
          <w:b/>
          <w:bCs/>
          <w:color w:val="FF0000"/>
          <w:sz w:val="44"/>
          <w:szCs w:val="44"/>
          <w:u w:val="single"/>
          <w:lang w:val="en-US"/>
        </w:rPr>
        <w:t>Jeevan Foundry's Strategic Moves Towards modified</w:t>
      </w:r>
      <w:r w:rsidR="7E4EAC58" w:rsidRPr="00AB72C3">
        <w:rPr>
          <w:rFonts w:ascii="Arial" w:eastAsia="Arial" w:hAnsi="Arial" w:cs="Arial"/>
          <w:b/>
          <w:bCs/>
          <w:color w:val="FF0000"/>
          <w:sz w:val="44"/>
          <w:szCs w:val="44"/>
          <w:u w:val="single"/>
          <w:lang w:val="en-US"/>
        </w:rPr>
        <w:t xml:space="preserve"> CNG </w:t>
      </w:r>
      <w:r w:rsidR="100B4297" w:rsidRPr="00AB72C3">
        <w:rPr>
          <w:rFonts w:ascii="Arial" w:eastAsia="Arial" w:hAnsi="Arial" w:cs="Arial"/>
          <w:b/>
          <w:bCs/>
          <w:color w:val="FF0000"/>
          <w:sz w:val="44"/>
          <w:szCs w:val="44"/>
          <w:u w:val="single"/>
          <w:lang w:val="en-US"/>
        </w:rPr>
        <w:t>engines Technology</w:t>
      </w:r>
    </w:p>
    <w:p w14:paraId="6C5FEC49" w14:textId="2869027A" w:rsidR="00D340AC" w:rsidRPr="00A961FD" w:rsidRDefault="4F9E38B2" w:rsidP="20E96271">
      <w:r w:rsidRPr="20E96271">
        <w:rPr>
          <w:rFonts w:ascii="Arial" w:eastAsia="Segoe UI" w:hAnsi="Arial" w:cs="Arial"/>
          <w:color w:val="333333"/>
          <w:sz w:val="32"/>
          <w:szCs w:val="32"/>
        </w:rPr>
        <w:t xml:space="preserve"> </w:t>
      </w:r>
    </w:p>
    <w:p w14:paraId="65E199CD" w14:textId="1F164159" w:rsidR="00D340AC" w:rsidRPr="00A961FD" w:rsidRDefault="4F9E38B2" w:rsidP="00C66DDE">
      <w:pPr>
        <w:jc w:val="both"/>
        <w:rPr>
          <w:rFonts w:ascii="Arial" w:eastAsia="Segoe UI" w:hAnsi="Arial" w:cs="Arial"/>
          <w:color w:val="333333"/>
          <w:sz w:val="32"/>
          <w:szCs w:val="32"/>
        </w:rPr>
      </w:pPr>
      <w:r w:rsidRPr="20E96271">
        <w:rPr>
          <w:rFonts w:ascii="Arial" w:eastAsia="Segoe UI" w:hAnsi="Arial" w:cs="Arial"/>
          <w:color w:val="333333"/>
          <w:sz w:val="32"/>
          <w:szCs w:val="32"/>
        </w:rPr>
        <w:t xml:space="preserve">1. </w:t>
      </w:r>
      <w:r w:rsidRPr="001D079E">
        <w:rPr>
          <w:rFonts w:ascii="Arial" w:eastAsia="Segoe UI" w:hAnsi="Arial" w:cs="Arial"/>
          <w:color w:val="FF0000"/>
          <w:sz w:val="32"/>
          <w:szCs w:val="32"/>
        </w:rPr>
        <w:t xml:space="preserve">Diversification of Casting </w:t>
      </w:r>
      <w:proofErr w:type="gramStart"/>
      <w:r w:rsidRPr="001D079E">
        <w:rPr>
          <w:rFonts w:ascii="Arial" w:eastAsia="Segoe UI" w:hAnsi="Arial" w:cs="Arial"/>
          <w:color w:val="FF0000"/>
          <w:sz w:val="32"/>
          <w:szCs w:val="32"/>
        </w:rPr>
        <w:t>Processes</w:t>
      </w:r>
      <w:r w:rsidRPr="20E96271">
        <w:rPr>
          <w:rFonts w:ascii="Arial" w:eastAsia="Segoe UI" w:hAnsi="Arial" w:cs="Arial"/>
          <w:color w:val="333333"/>
          <w:sz w:val="32"/>
          <w:szCs w:val="32"/>
        </w:rPr>
        <w:t>:-</w:t>
      </w:r>
      <w:proofErr w:type="gramEnd"/>
      <w:r w:rsidRPr="20E96271">
        <w:rPr>
          <w:rFonts w:ascii="Arial" w:eastAsia="Segoe UI" w:hAnsi="Arial" w:cs="Arial"/>
          <w:color w:val="333333"/>
          <w:sz w:val="32"/>
          <w:szCs w:val="32"/>
        </w:rPr>
        <w:t>Integrate High-Pressure Die Casting (HPDC) for lightweight and efficient CNG engine components, ensuring precision and cost-effectiveness.</w:t>
      </w:r>
    </w:p>
    <w:p w14:paraId="1006701E" w14:textId="4CDD1DFB" w:rsidR="00D340AC" w:rsidRPr="00A961FD" w:rsidRDefault="0A99ED7B" w:rsidP="00C66DDE">
      <w:pPr>
        <w:jc w:val="both"/>
        <w:rPr>
          <w:rFonts w:ascii="Arial" w:eastAsia="Segoe UI" w:hAnsi="Arial" w:cs="Arial"/>
          <w:color w:val="333333"/>
          <w:sz w:val="32"/>
          <w:szCs w:val="32"/>
        </w:rPr>
      </w:pPr>
      <w:r w:rsidRPr="20E96271">
        <w:rPr>
          <w:rFonts w:ascii="Arial" w:eastAsia="Segoe UI" w:hAnsi="Arial" w:cs="Arial"/>
          <w:color w:val="333333"/>
          <w:sz w:val="32"/>
          <w:szCs w:val="32"/>
        </w:rPr>
        <w:t>2</w:t>
      </w:r>
      <w:r w:rsidR="4F9E38B2" w:rsidRPr="20E96271">
        <w:rPr>
          <w:rFonts w:ascii="Arial" w:eastAsia="Segoe UI" w:hAnsi="Arial" w:cs="Arial"/>
          <w:color w:val="333333"/>
          <w:sz w:val="32"/>
          <w:szCs w:val="32"/>
        </w:rPr>
        <w:t xml:space="preserve">. </w:t>
      </w:r>
      <w:r w:rsidR="4F9E38B2" w:rsidRPr="001D079E">
        <w:rPr>
          <w:rFonts w:ascii="Arial" w:eastAsia="Segoe UI" w:hAnsi="Arial" w:cs="Arial"/>
          <w:color w:val="FF0000"/>
          <w:sz w:val="32"/>
          <w:szCs w:val="32"/>
        </w:rPr>
        <w:t xml:space="preserve">R&amp;D for CNG-specific </w:t>
      </w:r>
      <w:proofErr w:type="gramStart"/>
      <w:r w:rsidR="4F9E38B2" w:rsidRPr="001D079E">
        <w:rPr>
          <w:rFonts w:ascii="Arial" w:eastAsia="Segoe UI" w:hAnsi="Arial" w:cs="Arial"/>
          <w:color w:val="FF0000"/>
          <w:sz w:val="32"/>
          <w:szCs w:val="32"/>
        </w:rPr>
        <w:t>Alloys</w:t>
      </w:r>
      <w:r w:rsidR="4F9E38B2" w:rsidRPr="20E96271">
        <w:rPr>
          <w:rFonts w:ascii="Arial" w:eastAsia="Segoe UI" w:hAnsi="Arial" w:cs="Arial"/>
          <w:color w:val="333333"/>
          <w:sz w:val="32"/>
          <w:szCs w:val="32"/>
        </w:rPr>
        <w:t>:-</w:t>
      </w:r>
      <w:proofErr w:type="gramEnd"/>
      <w:r w:rsidR="4F9E38B2" w:rsidRPr="20E96271">
        <w:rPr>
          <w:rFonts w:ascii="Arial" w:eastAsia="Segoe UI" w:hAnsi="Arial" w:cs="Arial"/>
          <w:color w:val="333333"/>
          <w:sz w:val="32"/>
          <w:szCs w:val="32"/>
        </w:rPr>
        <w:t>Invest in research and development to formulate alloys tailored for CNG engines, focusing on durability, thermal conductivity, and corrosion resistance.</w:t>
      </w:r>
    </w:p>
    <w:p w14:paraId="5CD05665" w14:textId="0C67E57A" w:rsidR="00D340AC" w:rsidRPr="00A961FD" w:rsidRDefault="2410B422" w:rsidP="00C66DDE">
      <w:pPr>
        <w:jc w:val="both"/>
        <w:rPr>
          <w:rFonts w:ascii="Arial" w:eastAsia="Segoe UI" w:hAnsi="Arial" w:cs="Arial"/>
          <w:color w:val="333333"/>
          <w:sz w:val="32"/>
          <w:szCs w:val="32"/>
        </w:rPr>
      </w:pPr>
      <w:r w:rsidRPr="20E96271">
        <w:rPr>
          <w:rFonts w:ascii="Arial" w:eastAsia="Segoe UI" w:hAnsi="Arial" w:cs="Arial"/>
          <w:color w:val="333333"/>
          <w:sz w:val="32"/>
          <w:szCs w:val="32"/>
        </w:rPr>
        <w:t>3</w:t>
      </w:r>
      <w:r w:rsidR="4F9E38B2" w:rsidRPr="20E96271">
        <w:rPr>
          <w:rFonts w:ascii="Arial" w:eastAsia="Segoe UI" w:hAnsi="Arial" w:cs="Arial"/>
          <w:color w:val="333333"/>
          <w:sz w:val="32"/>
          <w:szCs w:val="32"/>
        </w:rPr>
        <w:t xml:space="preserve">. </w:t>
      </w:r>
      <w:r w:rsidR="4F9E38B2" w:rsidRPr="001D079E">
        <w:rPr>
          <w:rFonts w:ascii="Arial" w:eastAsia="Segoe UI" w:hAnsi="Arial" w:cs="Arial"/>
          <w:color w:val="FF0000"/>
          <w:sz w:val="32"/>
          <w:szCs w:val="32"/>
        </w:rPr>
        <w:t xml:space="preserve">Customized Component </w:t>
      </w:r>
      <w:proofErr w:type="gramStart"/>
      <w:r w:rsidR="4F9E38B2" w:rsidRPr="001D079E">
        <w:rPr>
          <w:rFonts w:ascii="Arial" w:eastAsia="Segoe UI" w:hAnsi="Arial" w:cs="Arial"/>
          <w:color w:val="FF0000"/>
          <w:sz w:val="32"/>
          <w:szCs w:val="32"/>
        </w:rPr>
        <w:t>Solutions</w:t>
      </w:r>
      <w:r w:rsidR="4F9E38B2" w:rsidRPr="20E96271">
        <w:rPr>
          <w:rFonts w:ascii="Arial" w:eastAsia="Segoe UI" w:hAnsi="Arial" w:cs="Arial"/>
          <w:color w:val="333333"/>
          <w:sz w:val="32"/>
          <w:szCs w:val="32"/>
        </w:rPr>
        <w:t>:</w:t>
      </w:r>
      <w:r w:rsidR="6B45E3BE" w:rsidRPr="20E96271">
        <w:rPr>
          <w:rFonts w:ascii="Arial" w:eastAsia="Segoe UI" w:hAnsi="Arial" w:cs="Arial"/>
          <w:color w:val="333333"/>
          <w:sz w:val="32"/>
          <w:szCs w:val="32"/>
        </w:rPr>
        <w:t>-</w:t>
      </w:r>
      <w:proofErr w:type="gramEnd"/>
      <w:r w:rsidR="4F9E38B2" w:rsidRPr="20E96271">
        <w:rPr>
          <w:rFonts w:ascii="Arial" w:eastAsia="Segoe UI" w:hAnsi="Arial" w:cs="Arial"/>
          <w:color w:val="333333"/>
          <w:sz w:val="32"/>
          <w:szCs w:val="32"/>
        </w:rPr>
        <w:t>Offer bespoke casting solutions for CNG engine parts, catering to diverse vehicle types, enhancing performance, and adhering to stringent industry standards.</w:t>
      </w:r>
    </w:p>
    <w:p w14:paraId="36CF0845" w14:textId="2EA22610" w:rsidR="00D340AC" w:rsidRPr="00A961FD" w:rsidRDefault="76DF0754" w:rsidP="00C66DDE">
      <w:pPr>
        <w:jc w:val="both"/>
        <w:rPr>
          <w:rFonts w:ascii="Arial" w:eastAsia="Segoe UI" w:hAnsi="Arial" w:cs="Arial"/>
          <w:color w:val="333333"/>
          <w:sz w:val="32"/>
          <w:szCs w:val="32"/>
        </w:rPr>
      </w:pPr>
      <w:r w:rsidRPr="20E96271">
        <w:rPr>
          <w:rFonts w:ascii="Arial" w:eastAsia="Segoe UI" w:hAnsi="Arial" w:cs="Arial"/>
          <w:color w:val="333333"/>
          <w:sz w:val="32"/>
          <w:szCs w:val="32"/>
        </w:rPr>
        <w:t>4</w:t>
      </w:r>
      <w:r w:rsidR="4F9E38B2" w:rsidRPr="20E96271">
        <w:rPr>
          <w:rFonts w:ascii="Arial" w:eastAsia="Segoe UI" w:hAnsi="Arial" w:cs="Arial"/>
          <w:color w:val="333333"/>
          <w:sz w:val="32"/>
          <w:szCs w:val="32"/>
        </w:rPr>
        <w:t xml:space="preserve">. </w:t>
      </w:r>
      <w:r w:rsidR="4F9E38B2" w:rsidRPr="001D079E">
        <w:rPr>
          <w:rFonts w:ascii="Arial" w:eastAsia="Segoe UI" w:hAnsi="Arial" w:cs="Arial"/>
          <w:color w:val="FF0000"/>
          <w:sz w:val="32"/>
          <w:szCs w:val="32"/>
        </w:rPr>
        <w:t xml:space="preserve">Training and Skill </w:t>
      </w:r>
      <w:proofErr w:type="gramStart"/>
      <w:r w:rsidR="4F9E38B2" w:rsidRPr="001D079E">
        <w:rPr>
          <w:rFonts w:ascii="Arial" w:eastAsia="Segoe UI" w:hAnsi="Arial" w:cs="Arial"/>
          <w:color w:val="FF0000"/>
          <w:sz w:val="32"/>
          <w:szCs w:val="32"/>
        </w:rPr>
        <w:t>Development</w:t>
      </w:r>
      <w:r w:rsidR="66955B76" w:rsidRPr="001D079E">
        <w:rPr>
          <w:rFonts w:ascii="Arial" w:eastAsia="Segoe UI" w:hAnsi="Arial" w:cs="Arial"/>
          <w:color w:val="FF0000"/>
          <w:sz w:val="32"/>
          <w:szCs w:val="32"/>
        </w:rPr>
        <w:t xml:space="preserve"> </w:t>
      </w:r>
      <w:r w:rsidR="4F9E38B2" w:rsidRPr="20E96271">
        <w:rPr>
          <w:rFonts w:ascii="Arial" w:eastAsia="Segoe UI" w:hAnsi="Arial" w:cs="Arial"/>
          <w:color w:val="333333"/>
          <w:sz w:val="32"/>
          <w:szCs w:val="32"/>
        </w:rPr>
        <w:t>:</w:t>
      </w:r>
      <w:proofErr w:type="gramEnd"/>
      <w:r w:rsidR="3C53C964" w:rsidRPr="20E96271">
        <w:rPr>
          <w:rFonts w:ascii="Arial" w:eastAsia="Segoe UI" w:hAnsi="Arial" w:cs="Arial"/>
          <w:color w:val="333333"/>
          <w:sz w:val="32"/>
          <w:szCs w:val="32"/>
        </w:rPr>
        <w:t>-</w:t>
      </w:r>
      <w:r w:rsidR="4F9E38B2" w:rsidRPr="20E96271">
        <w:rPr>
          <w:rFonts w:ascii="Arial" w:eastAsia="Segoe UI" w:hAnsi="Arial" w:cs="Arial"/>
          <w:color w:val="333333"/>
          <w:sz w:val="32"/>
          <w:szCs w:val="32"/>
        </w:rPr>
        <w:t>Establish training programs for workforce skill enhancement in HPDC technology, ensuring proficiency in casting processes relevant to the CNG vehicle market.</w:t>
      </w:r>
    </w:p>
    <w:p w14:paraId="0BB5C175" w14:textId="6F97C569" w:rsidR="00D340AC" w:rsidRPr="00A961FD" w:rsidRDefault="4F9E38B2" w:rsidP="20E96271">
      <w:r w:rsidRPr="20E96271">
        <w:rPr>
          <w:rFonts w:ascii="Arial" w:eastAsia="Segoe UI" w:hAnsi="Arial" w:cs="Arial"/>
          <w:color w:val="333333"/>
          <w:sz w:val="32"/>
          <w:szCs w:val="32"/>
        </w:rPr>
        <w:t xml:space="preserve">  </w:t>
      </w:r>
    </w:p>
    <w:p w14:paraId="3EBA9642" w14:textId="39528B39" w:rsidR="0723FA76" w:rsidRDefault="0723FA76" w:rsidP="20E96271">
      <w:pPr>
        <w:jc w:val="center"/>
      </w:pPr>
    </w:p>
    <w:p w14:paraId="7CF346DD" w14:textId="37F04970" w:rsidR="4AB5C88F" w:rsidRDefault="2F31022D" w:rsidP="20E96271">
      <w:pPr>
        <w:spacing w:after="240" w:line="240" w:lineRule="auto"/>
        <w:jc w:val="center"/>
        <w:rPr>
          <w:rFonts w:ascii="Arial" w:eastAsia="Calibri" w:hAnsi="Arial" w:cs="Arial"/>
          <w:color w:val="FF0000"/>
          <w:sz w:val="44"/>
          <w:szCs w:val="44"/>
          <w:lang w:val="en-US"/>
        </w:rPr>
      </w:pPr>
      <w:r>
        <w:rPr>
          <w:noProof/>
        </w:rPr>
        <w:drawing>
          <wp:inline distT="0" distB="0" distL="0" distR="0" wp14:anchorId="5C05E6AA" wp14:editId="21E8BD8A">
            <wp:extent cx="1970114" cy="1816258"/>
            <wp:effectExtent l="0" t="0" r="0" b="0"/>
            <wp:docPr id="671571798" name="Picture 671571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70114" cy="1816258"/>
                    </a:xfrm>
                    <a:prstGeom prst="rect">
                      <a:avLst/>
                    </a:prstGeom>
                  </pic:spPr>
                </pic:pic>
              </a:graphicData>
            </a:graphic>
          </wp:inline>
        </w:drawing>
      </w:r>
    </w:p>
    <w:p w14:paraId="38007697" w14:textId="7F89FCC1" w:rsidR="4AB5C88F" w:rsidRDefault="4AB5C88F" w:rsidP="4AB5C88F">
      <w:pPr>
        <w:spacing w:after="240" w:line="240" w:lineRule="auto"/>
        <w:jc w:val="center"/>
        <w:rPr>
          <w:rFonts w:ascii="Arial" w:eastAsia="Segoe UI" w:hAnsi="Arial" w:cs="Arial"/>
          <w:color w:val="FF0000"/>
          <w:sz w:val="44"/>
          <w:szCs w:val="44"/>
          <w:u w:val="single"/>
        </w:rPr>
      </w:pPr>
    </w:p>
    <w:p w14:paraId="5F23C4D4" w14:textId="79A69C11" w:rsidR="654FF9E6" w:rsidRPr="00985E8D" w:rsidRDefault="5B4103FE" w:rsidP="00C66DDE">
      <w:pPr>
        <w:tabs>
          <w:tab w:val="left" w:pos="6320"/>
        </w:tabs>
        <w:spacing w:line="257" w:lineRule="auto"/>
        <w:ind w:right="-20"/>
        <w:jc w:val="center"/>
      </w:pPr>
      <w:r w:rsidRPr="4AB5C88F">
        <w:rPr>
          <w:rFonts w:ascii="Arial" w:eastAsia="Segoe UI" w:hAnsi="Arial" w:cs="Arial"/>
          <w:color w:val="FF0000"/>
          <w:sz w:val="44"/>
          <w:szCs w:val="44"/>
          <w:u w:val="single"/>
        </w:rPr>
        <w:lastRenderedPageBreak/>
        <w:t>Global Trends &amp; Scopes Revolutionizing the Hydrogen Combustion Engine Market</w:t>
      </w:r>
    </w:p>
    <w:p w14:paraId="4B0EFC1B" w14:textId="723CEB1C" w:rsidR="5B4103FE" w:rsidRDefault="5B4103FE" w:rsidP="19D00A88">
      <w:pPr>
        <w:spacing w:after="240" w:line="240" w:lineRule="auto"/>
        <w:jc w:val="right"/>
      </w:pPr>
      <w:r>
        <w:rPr>
          <w:noProof/>
        </w:rPr>
        <w:drawing>
          <wp:inline distT="0" distB="0" distL="0" distR="0" wp14:anchorId="7AE54B89" wp14:editId="75C48E50">
            <wp:extent cx="4755510" cy="2343457"/>
            <wp:effectExtent l="0" t="0" r="0" b="0"/>
            <wp:docPr id="860865146" name="Picture 467739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739832"/>
                    <pic:cNvPicPr/>
                  </pic:nvPicPr>
                  <pic:blipFill>
                    <a:blip r:embed="rId28">
                      <a:extLst>
                        <a:ext uri="{28A0092B-C50C-407E-A947-70E740481C1C}">
                          <a14:useLocalDpi xmlns:a14="http://schemas.microsoft.com/office/drawing/2010/main" val="0"/>
                        </a:ext>
                      </a:extLst>
                    </a:blip>
                    <a:stretch>
                      <a:fillRect/>
                    </a:stretch>
                  </pic:blipFill>
                  <pic:spPr>
                    <a:xfrm>
                      <a:off x="0" y="0"/>
                      <a:ext cx="4755510" cy="2343457"/>
                    </a:xfrm>
                    <a:prstGeom prst="rect">
                      <a:avLst/>
                    </a:prstGeom>
                  </pic:spPr>
                </pic:pic>
              </a:graphicData>
            </a:graphic>
          </wp:inline>
        </w:drawing>
      </w:r>
    </w:p>
    <w:p w14:paraId="0197A9BD" w14:textId="7F5A2370" w:rsidR="5B4103FE" w:rsidRDefault="5B4103FE" w:rsidP="00D2261F">
      <w:pPr>
        <w:jc w:val="both"/>
        <w:rPr>
          <w:rFonts w:ascii="Arial" w:eastAsia="Segoe UI" w:hAnsi="Arial" w:cs="Arial"/>
          <w:color w:val="333333"/>
          <w:sz w:val="32"/>
          <w:szCs w:val="32"/>
        </w:rPr>
      </w:pPr>
      <w:r w:rsidRPr="654FF9E6">
        <w:rPr>
          <w:rFonts w:ascii="Arial" w:eastAsia="Segoe UI" w:hAnsi="Arial" w:cs="Arial"/>
          <w:color w:val="333333"/>
          <w:sz w:val="32"/>
          <w:szCs w:val="32"/>
        </w:rPr>
        <w:t xml:space="preserve">The market value of </w:t>
      </w:r>
      <w:r w:rsidRPr="006A7634">
        <w:rPr>
          <w:rFonts w:ascii="Arial" w:eastAsia="Segoe UI" w:hAnsi="Arial" w:cs="Arial"/>
          <w:color w:val="FF0000"/>
          <w:sz w:val="32"/>
          <w:szCs w:val="32"/>
        </w:rPr>
        <w:t>hydrogen combustion engines reached USD 18.22 billion</w:t>
      </w:r>
      <w:r w:rsidRPr="654FF9E6">
        <w:rPr>
          <w:rFonts w:ascii="Arial" w:eastAsia="Segoe UI" w:hAnsi="Arial" w:cs="Arial"/>
          <w:color w:val="333333"/>
          <w:sz w:val="32"/>
          <w:szCs w:val="32"/>
        </w:rPr>
        <w:t xml:space="preserve"> in </w:t>
      </w:r>
      <w:r w:rsidRPr="006A7634">
        <w:rPr>
          <w:rFonts w:ascii="Arial" w:eastAsia="Segoe UI" w:hAnsi="Arial" w:cs="Arial"/>
          <w:color w:val="FF0000"/>
          <w:sz w:val="32"/>
          <w:szCs w:val="32"/>
        </w:rPr>
        <w:t>2023</w:t>
      </w:r>
      <w:r w:rsidRPr="654FF9E6">
        <w:rPr>
          <w:rFonts w:ascii="Arial" w:eastAsia="Segoe UI" w:hAnsi="Arial" w:cs="Arial"/>
          <w:color w:val="333333"/>
          <w:sz w:val="32"/>
          <w:szCs w:val="32"/>
        </w:rPr>
        <w:t xml:space="preserve"> and is projected to grow at a Compound Annual Growth Rate (CAGR) of </w:t>
      </w:r>
      <w:r w:rsidRPr="006A7634">
        <w:rPr>
          <w:rFonts w:ascii="Arial" w:eastAsia="Segoe UI" w:hAnsi="Arial" w:cs="Arial"/>
          <w:color w:val="FF0000"/>
          <w:sz w:val="32"/>
          <w:szCs w:val="32"/>
        </w:rPr>
        <w:t xml:space="preserve">9.78%, </w:t>
      </w:r>
      <w:r w:rsidRPr="654FF9E6">
        <w:rPr>
          <w:rFonts w:ascii="Arial" w:eastAsia="Segoe UI" w:hAnsi="Arial" w:cs="Arial"/>
          <w:color w:val="333333"/>
          <w:sz w:val="32"/>
          <w:szCs w:val="32"/>
        </w:rPr>
        <w:t xml:space="preserve">reaching </w:t>
      </w:r>
      <w:r w:rsidRPr="006A7634">
        <w:rPr>
          <w:rFonts w:ascii="Arial" w:eastAsia="Segoe UI" w:hAnsi="Arial" w:cs="Arial"/>
          <w:color w:val="FF0000"/>
          <w:sz w:val="32"/>
          <w:szCs w:val="32"/>
        </w:rPr>
        <w:t>USD 46.31 billion by 2033</w:t>
      </w:r>
      <w:r w:rsidRPr="654FF9E6">
        <w:rPr>
          <w:rFonts w:ascii="Arial" w:eastAsia="Segoe UI" w:hAnsi="Arial" w:cs="Arial"/>
          <w:color w:val="333333"/>
          <w:sz w:val="32"/>
          <w:szCs w:val="32"/>
        </w:rPr>
        <w:t>. This significant expansion underscores the increasing prominence and adoption of hydrogen-powered combustion engines in the market.</w:t>
      </w:r>
    </w:p>
    <w:p w14:paraId="0D12360E" w14:textId="0F25727F" w:rsidR="00295AB4" w:rsidRPr="00A961FD" w:rsidRDefault="7348B6F5" w:rsidP="75C04A30">
      <w:pPr>
        <w:jc w:val="center"/>
      </w:pPr>
      <w:r>
        <w:rPr>
          <w:noProof/>
        </w:rPr>
        <w:drawing>
          <wp:inline distT="0" distB="0" distL="0" distR="0" wp14:anchorId="0BFAF3E2" wp14:editId="5A3395AA">
            <wp:extent cx="4404360" cy="3339973"/>
            <wp:effectExtent l="0" t="0" r="0" b="0"/>
            <wp:docPr id="942834281" name="Picture 942834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411446" cy="3345347"/>
                    </a:xfrm>
                    <a:prstGeom prst="rect">
                      <a:avLst/>
                    </a:prstGeom>
                  </pic:spPr>
                </pic:pic>
              </a:graphicData>
            </a:graphic>
          </wp:inline>
        </w:drawing>
      </w:r>
    </w:p>
    <w:p w14:paraId="518377DB" w14:textId="2E2A38F8" w:rsidR="7348B6F5" w:rsidRDefault="7348B6F5" w:rsidP="00D2261F">
      <w:pPr>
        <w:jc w:val="both"/>
        <w:rPr>
          <w:rFonts w:ascii="Arial" w:eastAsia="Segoe UI" w:hAnsi="Arial" w:cs="Arial"/>
          <w:color w:val="333333"/>
          <w:sz w:val="32"/>
          <w:szCs w:val="32"/>
        </w:rPr>
      </w:pPr>
      <w:r w:rsidRPr="75C04A30">
        <w:rPr>
          <w:rFonts w:ascii="Arial" w:eastAsia="Segoe UI" w:hAnsi="Arial" w:cs="Arial"/>
          <w:color w:val="333333"/>
          <w:sz w:val="32"/>
          <w:szCs w:val="32"/>
        </w:rPr>
        <w:t xml:space="preserve">North America stands as the world's largest market for hydrogen combustion engines, reflecting its leadership in adopting and </w:t>
      </w:r>
      <w:r w:rsidRPr="75C04A30">
        <w:rPr>
          <w:rFonts w:ascii="Arial" w:eastAsia="Segoe UI" w:hAnsi="Arial" w:cs="Arial"/>
          <w:color w:val="333333"/>
          <w:sz w:val="32"/>
          <w:szCs w:val="32"/>
        </w:rPr>
        <w:lastRenderedPageBreak/>
        <w:t>driving the growth of this technology, contributing significantly to the global expansion of hydrogen-powered engine solutions</w:t>
      </w:r>
      <w:r w:rsidR="42624517" w:rsidRPr="75C04A30">
        <w:rPr>
          <w:rFonts w:ascii="Arial" w:eastAsia="Segoe UI" w:hAnsi="Arial" w:cs="Arial"/>
          <w:color w:val="333333"/>
          <w:sz w:val="32"/>
          <w:szCs w:val="32"/>
        </w:rPr>
        <w:t>.</w:t>
      </w:r>
    </w:p>
    <w:p w14:paraId="50E5310C" w14:textId="77777777" w:rsidR="002379D3" w:rsidRPr="00E73107" w:rsidRDefault="002379D3" w:rsidP="01E61CDF">
      <w:pPr>
        <w:rPr>
          <w:rFonts w:ascii="Arial" w:eastAsia="Segoe UI" w:hAnsi="Arial" w:cs="Arial"/>
          <w:color w:val="333333"/>
          <w:sz w:val="32"/>
          <w:lang w:val="en-US"/>
        </w:rPr>
      </w:pPr>
    </w:p>
    <w:p w14:paraId="29B73F25" w14:textId="26C58C8C" w:rsidR="00295AB4" w:rsidRPr="00A9325D" w:rsidRDefault="1E921E0C" w:rsidP="75C04A30">
      <w:pPr>
        <w:spacing w:after="240" w:line="240" w:lineRule="auto"/>
        <w:rPr>
          <w:rFonts w:ascii="Arial" w:eastAsia="Segoe UI" w:hAnsi="Arial" w:cs="Arial"/>
          <w:color w:val="FF0000"/>
          <w:sz w:val="44"/>
          <w:szCs w:val="44"/>
          <w:u w:val="single"/>
          <w:lang w:val="en-US"/>
        </w:rPr>
      </w:pPr>
      <w:r w:rsidRPr="2C56B2AC">
        <w:rPr>
          <w:rFonts w:ascii="Arial" w:eastAsia="Segoe UI" w:hAnsi="Arial" w:cs="Arial"/>
          <w:color w:val="FF0000"/>
          <w:sz w:val="44"/>
          <w:szCs w:val="44"/>
          <w:u w:val="single"/>
        </w:rPr>
        <w:t>TOP MARKET PLAYERS OF THE HYDROGEN COMBUSTION ENGINE MARKET</w:t>
      </w:r>
    </w:p>
    <w:p w14:paraId="0EC71946" w14:textId="6628FEA8" w:rsidR="00295AB4" w:rsidRPr="00E73107" w:rsidRDefault="7A8D487A" w:rsidP="00542C29">
      <w:pPr>
        <w:pStyle w:val="ListParagraph"/>
        <w:numPr>
          <w:ilvl w:val="0"/>
          <w:numId w:val="13"/>
        </w:numPr>
        <w:spacing w:beforeAutospacing="1" w:afterAutospacing="1" w:line="240" w:lineRule="auto"/>
        <w:rPr>
          <w:rFonts w:ascii="Arial" w:eastAsia="Segoe UI" w:hAnsi="Arial" w:cs="Arial"/>
          <w:color w:val="212529"/>
          <w:sz w:val="32"/>
          <w:szCs w:val="20"/>
          <w:lang w:val="en-US"/>
        </w:rPr>
      </w:pPr>
      <w:r w:rsidRPr="00E73107">
        <w:rPr>
          <w:rFonts w:ascii="Arial" w:eastAsia="Segoe UI" w:hAnsi="Arial" w:cs="Arial"/>
          <w:color w:val="212529"/>
          <w:sz w:val="32"/>
          <w:szCs w:val="20"/>
        </w:rPr>
        <w:t>Volvo AB</w:t>
      </w:r>
    </w:p>
    <w:p w14:paraId="0807AA58" w14:textId="404E93E6" w:rsidR="00295AB4" w:rsidRPr="00E73107" w:rsidRDefault="7A8D487A" w:rsidP="00542C29">
      <w:pPr>
        <w:pStyle w:val="ListParagraph"/>
        <w:numPr>
          <w:ilvl w:val="0"/>
          <w:numId w:val="13"/>
        </w:numPr>
        <w:spacing w:beforeAutospacing="1" w:afterAutospacing="1" w:line="240" w:lineRule="auto"/>
        <w:rPr>
          <w:rFonts w:ascii="Arial" w:eastAsia="Segoe UI" w:hAnsi="Arial" w:cs="Arial"/>
          <w:color w:val="212529"/>
          <w:sz w:val="32"/>
          <w:szCs w:val="20"/>
          <w:lang w:val="en-US"/>
        </w:rPr>
      </w:pPr>
      <w:r w:rsidRPr="00E73107">
        <w:rPr>
          <w:rFonts w:ascii="Arial" w:eastAsia="Segoe UI" w:hAnsi="Arial" w:cs="Arial"/>
          <w:color w:val="212529"/>
          <w:sz w:val="32"/>
          <w:szCs w:val="20"/>
        </w:rPr>
        <w:t>Toyota Motor Corporation</w:t>
      </w:r>
    </w:p>
    <w:p w14:paraId="7D6DE628" w14:textId="168D1AB1" w:rsidR="00295AB4" w:rsidRPr="00E73107" w:rsidRDefault="7A8D487A" w:rsidP="00542C29">
      <w:pPr>
        <w:pStyle w:val="ListParagraph"/>
        <w:numPr>
          <w:ilvl w:val="0"/>
          <w:numId w:val="13"/>
        </w:numPr>
        <w:spacing w:beforeAutospacing="1" w:afterAutospacing="1" w:line="240" w:lineRule="auto"/>
        <w:rPr>
          <w:rFonts w:ascii="Arial" w:eastAsia="Segoe UI" w:hAnsi="Arial" w:cs="Arial"/>
          <w:color w:val="212529"/>
          <w:sz w:val="32"/>
          <w:szCs w:val="20"/>
          <w:lang w:val="en-US"/>
        </w:rPr>
      </w:pPr>
      <w:r w:rsidRPr="00E73107">
        <w:rPr>
          <w:rFonts w:ascii="Arial" w:eastAsia="Segoe UI" w:hAnsi="Arial" w:cs="Arial"/>
          <w:color w:val="212529"/>
          <w:sz w:val="32"/>
          <w:szCs w:val="20"/>
        </w:rPr>
        <w:t>Volkswagen AG</w:t>
      </w:r>
    </w:p>
    <w:p w14:paraId="1F0E2603" w14:textId="29C524EB" w:rsidR="00295AB4" w:rsidRPr="00E73107" w:rsidRDefault="7A8D487A" w:rsidP="00542C29">
      <w:pPr>
        <w:pStyle w:val="ListParagraph"/>
        <w:numPr>
          <w:ilvl w:val="0"/>
          <w:numId w:val="13"/>
        </w:numPr>
        <w:spacing w:beforeAutospacing="1" w:afterAutospacing="1" w:line="240" w:lineRule="auto"/>
        <w:rPr>
          <w:rFonts w:ascii="Arial" w:eastAsia="Segoe UI" w:hAnsi="Arial" w:cs="Arial"/>
          <w:color w:val="212529"/>
          <w:sz w:val="32"/>
          <w:szCs w:val="20"/>
          <w:lang w:val="en-US"/>
        </w:rPr>
      </w:pPr>
      <w:r w:rsidRPr="00E73107">
        <w:rPr>
          <w:rFonts w:ascii="Arial" w:eastAsia="Segoe UI" w:hAnsi="Arial" w:cs="Arial"/>
          <w:color w:val="212529"/>
          <w:sz w:val="32"/>
          <w:szCs w:val="20"/>
        </w:rPr>
        <w:t>Rolls- Royce Holding plc</w:t>
      </w:r>
    </w:p>
    <w:p w14:paraId="3A960E16" w14:textId="5464EAFF" w:rsidR="00295AB4" w:rsidRPr="00E73107" w:rsidRDefault="7A8D487A" w:rsidP="00542C29">
      <w:pPr>
        <w:pStyle w:val="ListParagraph"/>
        <w:numPr>
          <w:ilvl w:val="0"/>
          <w:numId w:val="13"/>
        </w:numPr>
        <w:spacing w:beforeAutospacing="1" w:afterAutospacing="1" w:line="240" w:lineRule="auto"/>
        <w:rPr>
          <w:rFonts w:ascii="Arial" w:eastAsia="Segoe UI" w:hAnsi="Arial" w:cs="Arial"/>
          <w:color w:val="212529"/>
          <w:sz w:val="32"/>
          <w:szCs w:val="20"/>
          <w:lang w:val="en-US"/>
        </w:rPr>
      </w:pPr>
      <w:r w:rsidRPr="00E73107">
        <w:rPr>
          <w:rFonts w:ascii="Arial" w:eastAsia="Segoe UI" w:hAnsi="Arial" w:cs="Arial"/>
          <w:color w:val="212529"/>
          <w:sz w:val="32"/>
          <w:szCs w:val="20"/>
        </w:rPr>
        <w:t>Mahindra &amp; Mahindra Ltd.</w:t>
      </w:r>
    </w:p>
    <w:p w14:paraId="4EF48BD5" w14:textId="37D8F931" w:rsidR="00295AB4" w:rsidRPr="00E73107" w:rsidRDefault="7A8D487A" w:rsidP="00542C29">
      <w:pPr>
        <w:pStyle w:val="ListParagraph"/>
        <w:numPr>
          <w:ilvl w:val="0"/>
          <w:numId w:val="13"/>
        </w:numPr>
        <w:spacing w:beforeAutospacing="1" w:afterAutospacing="1" w:line="240" w:lineRule="auto"/>
        <w:rPr>
          <w:rFonts w:ascii="Arial" w:eastAsia="Segoe UI" w:hAnsi="Arial" w:cs="Arial"/>
          <w:color w:val="212529"/>
          <w:sz w:val="32"/>
          <w:szCs w:val="20"/>
          <w:lang w:val="en-US"/>
        </w:rPr>
      </w:pPr>
      <w:r w:rsidRPr="00E73107">
        <w:rPr>
          <w:rFonts w:ascii="Arial" w:eastAsia="Segoe UI" w:hAnsi="Arial" w:cs="Arial"/>
          <w:color w:val="212529"/>
          <w:sz w:val="32"/>
          <w:szCs w:val="20"/>
        </w:rPr>
        <w:t>Renault SA</w:t>
      </w:r>
    </w:p>
    <w:p w14:paraId="78659CC8" w14:textId="14D4145A" w:rsidR="00295AB4" w:rsidRPr="00E73107" w:rsidRDefault="7A8D487A" w:rsidP="00542C29">
      <w:pPr>
        <w:pStyle w:val="ListParagraph"/>
        <w:numPr>
          <w:ilvl w:val="0"/>
          <w:numId w:val="13"/>
        </w:numPr>
        <w:spacing w:beforeAutospacing="1" w:afterAutospacing="1" w:line="240" w:lineRule="auto"/>
        <w:rPr>
          <w:rFonts w:ascii="Arial" w:eastAsia="Segoe UI" w:hAnsi="Arial" w:cs="Arial"/>
          <w:color w:val="212529"/>
          <w:sz w:val="32"/>
          <w:szCs w:val="20"/>
          <w:lang w:val="en-US"/>
        </w:rPr>
      </w:pPr>
      <w:r w:rsidRPr="00E73107">
        <w:rPr>
          <w:rFonts w:ascii="Arial" w:eastAsia="Segoe UI" w:hAnsi="Arial" w:cs="Arial"/>
          <w:color w:val="212529"/>
          <w:sz w:val="32"/>
          <w:szCs w:val="20"/>
        </w:rPr>
        <w:t>Mitsubishi Heavy Industries</w:t>
      </w:r>
    </w:p>
    <w:p w14:paraId="40624EAA" w14:textId="6A9B7383" w:rsidR="75C04A30" w:rsidRPr="00FC7D09" w:rsidRDefault="1E921E0C" w:rsidP="75C04A30">
      <w:pPr>
        <w:pStyle w:val="ListParagraph"/>
        <w:numPr>
          <w:ilvl w:val="0"/>
          <w:numId w:val="13"/>
        </w:numPr>
        <w:spacing w:beforeAutospacing="1" w:afterAutospacing="1" w:line="240" w:lineRule="auto"/>
        <w:rPr>
          <w:rFonts w:ascii="Arial" w:eastAsia="Segoe UI" w:hAnsi="Arial" w:cs="Arial"/>
          <w:color w:val="212529"/>
          <w:sz w:val="32"/>
          <w:szCs w:val="32"/>
          <w:lang w:val="en-US"/>
        </w:rPr>
      </w:pPr>
      <w:r w:rsidRPr="75C04A30">
        <w:rPr>
          <w:rFonts w:ascii="Arial" w:eastAsia="Segoe UI" w:hAnsi="Arial" w:cs="Arial"/>
          <w:color w:val="212529"/>
          <w:sz w:val="32"/>
          <w:szCs w:val="32"/>
        </w:rPr>
        <w:t>MAN SE</w:t>
      </w:r>
    </w:p>
    <w:p w14:paraId="61F1826A" w14:textId="77777777" w:rsidR="00FC7D09" w:rsidRPr="005019A1" w:rsidRDefault="00FC7D09" w:rsidP="00FC7D09">
      <w:pPr>
        <w:pStyle w:val="ListParagraph"/>
        <w:spacing w:beforeAutospacing="1" w:afterAutospacing="1" w:line="240" w:lineRule="auto"/>
        <w:rPr>
          <w:rFonts w:ascii="Arial" w:eastAsia="Segoe UI" w:hAnsi="Arial" w:cs="Arial"/>
          <w:color w:val="212529"/>
          <w:sz w:val="32"/>
          <w:szCs w:val="32"/>
          <w:lang w:val="en-US"/>
        </w:rPr>
      </w:pPr>
    </w:p>
    <w:p w14:paraId="5480AF31" w14:textId="518D97E1" w:rsidR="00295AB4" w:rsidRDefault="0CA1955C" w:rsidP="00FC7D09">
      <w:pPr>
        <w:jc w:val="both"/>
        <w:rPr>
          <w:rFonts w:ascii="Arial" w:eastAsia="Calibri" w:hAnsi="Arial" w:cs="Arial"/>
          <w:color w:val="000000" w:themeColor="text1"/>
          <w:sz w:val="32"/>
          <w:szCs w:val="32"/>
        </w:rPr>
      </w:pPr>
      <w:r w:rsidRPr="75C04A30">
        <w:rPr>
          <w:rFonts w:ascii="Arial" w:eastAsia="Calibri" w:hAnsi="Arial" w:cs="Arial"/>
          <w:color w:val="000000" w:themeColor="text1"/>
          <w:sz w:val="32"/>
          <w:szCs w:val="32"/>
        </w:rPr>
        <w:t>Industry pioneers like Ballard Power System Inc., Toyota Motor Corporation, and Hyundai Motor Company wield significant influence in the hydrogen-powered vehicle sector, shaping market dynamics. Through innovative contributions, they propel the widespread adoption of sustainable transportation solutions, playing a vital role in advancing environmentally friendly options and steering the industry towards a sustainable future.</w:t>
      </w:r>
    </w:p>
    <w:p w14:paraId="1E11FD40" w14:textId="77777777" w:rsidR="00FE1EC3" w:rsidRPr="00A961FD" w:rsidRDefault="00FE1EC3" w:rsidP="01E61CDF">
      <w:pPr>
        <w:rPr>
          <w:rFonts w:ascii="Arial" w:eastAsia="Calibri" w:hAnsi="Arial" w:cs="Arial"/>
          <w:color w:val="000000" w:themeColor="text1"/>
          <w:sz w:val="44"/>
          <w:szCs w:val="44"/>
          <w:lang w:val="en-US"/>
        </w:rPr>
      </w:pPr>
    </w:p>
    <w:p w14:paraId="2793D636" w14:textId="77777777" w:rsidR="00526982" w:rsidRDefault="00526982" w:rsidP="75C04A30">
      <w:pPr>
        <w:spacing w:after="0"/>
        <w:ind w:left="-20" w:right="-20"/>
        <w:jc w:val="center"/>
        <w:rPr>
          <w:rFonts w:ascii="Arial" w:eastAsia="Arial" w:hAnsi="Arial" w:cs="Arial"/>
          <w:color w:val="FF0000"/>
          <w:sz w:val="44"/>
          <w:szCs w:val="44"/>
          <w:u w:val="single"/>
        </w:rPr>
      </w:pPr>
    </w:p>
    <w:p w14:paraId="2B83DFD4" w14:textId="77777777" w:rsidR="00D2261F" w:rsidRDefault="00D2261F" w:rsidP="75C04A30">
      <w:pPr>
        <w:spacing w:after="0"/>
        <w:ind w:left="-20" w:right="-20"/>
        <w:jc w:val="center"/>
        <w:rPr>
          <w:rFonts w:ascii="Arial" w:eastAsia="Arial" w:hAnsi="Arial" w:cs="Arial"/>
          <w:color w:val="FF0000"/>
          <w:sz w:val="44"/>
          <w:szCs w:val="44"/>
          <w:u w:val="single"/>
        </w:rPr>
      </w:pPr>
    </w:p>
    <w:p w14:paraId="7E43DFE9" w14:textId="77777777" w:rsidR="00D2261F" w:rsidRDefault="00D2261F" w:rsidP="75C04A30">
      <w:pPr>
        <w:spacing w:after="0"/>
        <w:ind w:left="-20" w:right="-20"/>
        <w:jc w:val="center"/>
        <w:rPr>
          <w:rFonts w:ascii="Arial" w:eastAsia="Arial" w:hAnsi="Arial" w:cs="Arial"/>
          <w:color w:val="FF0000"/>
          <w:sz w:val="44"/>
          <w:szCs w:val="44"/>
          <w:u w:val="single"/>
        </w:rPr>
      </w:pPr>
    </w:p>
    <w:p w14:paraId="7C81A44C" w14:textId="77777777" w:rsidR="00FC7D09" w:rsidRDefault="00FC7D09" w:rsidP="75C04A30">
      <w:pPr>
        <w:spacing w:after="0"/>
        <w:ind w:left="-20" w:right="-20"/>
        <w:jc w:val="center"/>
        <w:rPr>
          <w:rFonts w:ascii="Arial" w:eastAsia="Arial" w:hAnsi="Arial" w:cs="Arial"/>
          <w:color w:val="FF0000"/>
          <w:sz w:val="44"/>
          <w:szCs w:val="44"/>
          <w:u w:val="single"/>
        </w:rPr>
      </w:pPr>
    </w:p>
    <w:p w14:paraId="62AFA50C" w14:textId="1FE0574B" w:rsidR="00295AB4" w:rsidRPr="005C5927" w:rsidRDefault="7DCC57F0" w:rsidP="75C04A30">
      <w:pPr>
        <w:spacing w:after="0"/>
        <w:ind w:left="-20" w:right="-20"/>
        <w:jc w:val="center"/>
        <w:rPr>
          <w:rFonts w:ascii="Arial" w:eastAsia="Calibri" w:hAnsi="Arial" w:cs="Arial"/>
          <w:color w:val="FF0000"/>
          <w:sz w:val="36"/>
          <w:szCs w:val="36"/>
          <w:u w:val="single"/>
          <w:lang w:val="en-US"/>
        </w:rPr>
      </w:pPr>
      <w:r w:rsidRPr="2C56B2AC">
        <w:rPr>
          <w:rFonts w:ascii="Arial" w:eastAsia="Arial" w:hAnsi="Arial" w:cs="Arial"/>
          <w:color w:val="FF0000"/>
          <w:sz w:val="44"/>
          <w:szCs w:val="44"/>
          <w:u w:val="single"/>
        </w:rPr>
        <w:lastRenderedPageBreak/>
        <w:t xml:space="preserve">JEEVAN FOUNDRY'S STRATEGIC MOVES </w:t>
      </w:r>
      <w:r w:rsidR="56CD9D9D" w:rsidRPr="2C56B2AC">
        <w:rPr>
          <w:rFonts w:ascii="Arial" w:eastAsia="Arial" w:hAnsi="Arial" w:cs="Arial"/>
          <w:color w:val="FF0000"/>
          <w:sz w:val="44"/>
          <w:szCs w:val="44"/>
          <w:u w:val="single"/>
        </w:rPr>
        <w:t>TOWARDS HYDROGEN</w:t>
      </w:r>
      <w:r w:rsidRPr="2C56B2AC">
        <w:rPr>
          <w:rFonts w:ascii="Arial" w:eastAsia="Arial" w:hAnsi="Arial" w:cs="Arial"/>
          <w:color w:val="FF0000"/>
          <w:sz w:val="44"/>
          <w:szCs w:val="44"/>
          <w:u w:val="single"/>
        </w:rPr>
        <w:t xml:space="preserve"> COMBUSTION TECHNOLOGY</w:t>
      </w:r>
      <w:r w:rsidRPr="2C56B2AC">
        <w:rPr>
          <w:rFonts w:ascii="Arial" w:eastAsia="Calibri" w:hAnsi="Arial" w:cs="Arial"/>
          <w:color w:val="FF0000"/>
          <w:sz w:val="44"/>
          <w:szCs w:val="44"/>
          <w:u w:val="single"/>
        </w:rPr>
        <w:t xml:space="preserve"> </w:t>
      </w:r>
    </w:p>
    <w:p w14:paraId="5A2A4F57" w14:textId="459291C9" w:rsidR="00295AB4" w:rsidRPr="005C5927" w:rsidRDefault="00295AB4" w:rsidP="01E61CDF">
      <w:pPr>
        <w:rPr>
          <w:rFonts w:ascii="Arial" w:eastAsia="Calibri" w:hAnsi="Arial" w:cs="Arial"/>
          <w:color w:val="FF0000"/>
          <w:sz w:val="36"/>
          <w:szCs w:val="36"/>
          <w:lang w:val="en-US"/>
        </w:rPr>
      </w:pPr>
    </w:p>
    <w:p w14:paraId="1D58BA47" w14:textId="367BE028" w:rsidR="00295AB4" w:rsidRPr="0020460E" w:rsidRDefault="4DC41C3A" w:rsidP="3A5DA1D9">
      <w:pPr>
        <w:rPr>
          <w:rFonts w:ascii="Arial" w:eastAsia="Calibri" w:hAnsi="Arial" w:cs="Arial"/>
          <w:color w:val="323E4F" w:themeColor="text2" w:themeShade="BF"/>
          <w:sz w:val="40"/>
          <w:szCs w:val="40"/>
          <w:lang w:val="en-US"/>
        </w:rPr>
      </w:pPr>
      <w:r w:rsidRPr="0EF2FF11">
        <w:rPr>
          <w:rFonts w:ascii="Arial" w:eastAsia="Calibri" w:hAnsi="Arial" w:cs="Arial"/>
          <w:color w:val="FF0000"/>
          <w:sz w:val="40"/>
          <w:szCs w:val="40"/>
          <w:lang w:val="en-US"/>
        </w:rPr>
        <w:t>1</w:t>
      </w:r>
      <w:r w:rsidR="78B79594" w:rsidRPr="0EF2FF11">
        <w:rPr>
          <w:rFonts w:ascii="Arial" w:eastAsia="Calibri" w:hAnsi="Arial" w:cs="Arial"/>
          <w:color w:val="FF0000"/>
          <w:sz w:val="40"/>
          <w:szCs w:val="40"/>
          <w:lang w:val="en-US"/>
        </w:rPr>
        <w:t>.</w:t>
      </w:r>
      <w:r w:rsidRPr="0EF2FF11">
        <w:rPr>
          <w:rFonts w:ascii="Arial" w:eastAsia="Calibri" w:hAnsi="Arial" w:cs="Arial"/>
          <w:color w:val="FF0000"/>
          <w:sz w:val="40"/>
          <w:szCs w:val="40"/>
          <w:lang w:val="en-US"/>
        </w:rPr>
        <w:t>Research &amp; Development</w:t>
      </w:r>
    </w:p>
    <w:p w14:paraId="183A1090" w14:textId="5CE3CE9F" w:rsidR="00295AB4" w:rsidRPr="0020460E" w:rsidRDefault="4DC41C3A" w:rsidP="00FC7D09">
      <w:pPr>
        <w:jc w:val="both"/>
        <w:rPr>
          <w:rFonts w:ascii="Arial" w:eastAsia="Calibri" w:hAnsi="Arial" w:cs="Arial"/>
          <w:color w:val="000000" w:themeColor="text1"/>
          <w:sz w:val="32"/>
          <w:szCs w:val="32"/>
          <w:lang w:val="en-US"/>
        </w:rPr>
      </w:pPr>
      <w:r w:rsidRPr="3A5DA1D9">
        <w:rPr>
          <w:rFonts w:ascii="Arial" w:eastAsia="Calibri" w:hAnsi="Arial" w:cs="Arial"/>
          <w:color w:val="000000" w:themeColor="text1"/>
          <w:sz w:val="32"/>
          <w:szCs w:val="32"/>
          <w:lang w:val="en-US"/>
        </w:rPr>
        <w:t>Strategic investment in Research and Development is imperative to pioneer innovative High-Pressure Die Casting (HPDC) techniques and hydrogen-compatible materials, ensuring the evolution of robust components crucial for the advancement of hydrogen combustion engines.</w:t>
      </w:r>
    </w:p>
    <w:p w14:paraId="51F2FE8F" w14:textId="65C65063" w:rsidR="00295AB4" w:rsidRPr="0020460E" w:rsidRDefault="00295AB4" w:rsidP="3A5DA1D9">
      <w:pPr>
        <w:rPr>
          <w:rFonts w:ascii="Arial" w:eastAsia="Calibri" w:hAnsi="Arial" w:cs="Arial"/>
          <w:color w:val="000000" w:themeColor="text1"/>
          <w:sz w:val="32"/>
          <w:szCs w:val="32"/>
          <w:lang w:val="en-US"/>
        </w:rPr>
      </w:pPr>
    </w:p>
    <w:p w14:paraId="79D9F40C" w14:textId="04CB2F4B" w:rsidR="00295AB4" w:rsidRPr="0020460E" w:rsidRDefault="4DC41C3A" w:rsidP="3A5DA1D9">
      <w:pPr>
        <w:rPr>
          <w:rFonts w:ascii="Arial" w:eastAsia="Calibri" w:hAnsi="Arial" w:cs="Arial"/>
          <w:color w:val="000000" w:themeColor="text1"/>
          <w:sz w:val="40"/>
          <w:szCs w:val="40"/>
          <w:lang w:val="en-US"/>
        </w:rPr>
      </w:pPr>
      <w:r w:rsidRPr="05065B93">
        <w:rPr>
          <w:rFonts w:ascii="Arial" w:eastAsia="Calibri" w:hAnsi="Arial" w:cs="Arial"/>
          <w:color w:val="FF0000"/>
          <w:sz w:val="40"/>
          <w:szCs w:val="40"/>
          <w:lang w:val="en-US"/>
        </w:rPr>
        <w:t>2</w:t>
      </w:r>
      <w:r w:rsidR="56F5A68A" w:rsidRPr="05065B93">
        <w:rPr>
          <w:rFonts w:ascii="Arial" w:eastAsia="Calibri" w:hAnsi="Arial" w:cs="Arial"/>
          <w:color w:val="FF0000"/>
          <w:sz w:val="40"/>
          <w:szCs w:val="40"/>
          <w:lang w:val="en-US"/>
        </w:rPr>
        <w:t>.</w:t>
      </w:r>
      <w:r w:rsidRPr="05065B93">
        <w:rPr>
          <w:rFonts w:ascii="Arial" w:eastAsia="Calibri" w:hAnsi="Arial" w:cs="Arial"/>
          <w:color w:val="FF0000"/>
          <w:sz w:val="40"/>
          <w:szCs w:val="40"/>
          <w:lang w:val="en-US"/>
        </w:rPr>
        <w:t xml:space="preserve">Specialized Casting </w:t>
      </w:r>
      <w:r w:rsidR="6C6EAAA7" w:rsidRPr="05065B93">
        <w:rPr>
          <w:rFonts w:ascii="Arial" w:eastAsia="Calibri" w:hAnsi="Arial" w:cs="Arial"/>
          <w:color w:val="FF0000"/>
          <w:sz w:val="40"/>
          <w:szCs w:val="40"/>
          <w:lang w:val="en-US"/>
        </w:rPr>
        <w:t>Services</w:t>
      </w:r>
      <w:r w:rsidRPr="05065B93">
        <w:rPr>
          <w:rFonts w:ascii="Arial" w:eastAsia="Calibri" w:hAnsi="Arial" w:cs="Arial"/>
          <w:color w:val="FF0000"/>
          <w:sz w:val="40"/>
          <w:szCs w:val="40"/>
          <w:lang w:val="en-US"/>
        </w:rPr>
        <w:t xml:space="preserve"> </w:t>
      </w:r>
    </w:p>
    <w:p w14:paraId="000FE1F0" w14:textId="0BFC23B0" w:rsidR="00295AB4" w:rsidRPr="0020460E" w:rsidRDefault="4DC41C3A" w:rsidP="00FC7D09">
      <w:pPr>
        <w:jc w:val="both"/>
        <w:rPr>
          <w:rFonts w:ascii="Arial" w:eastAsia="Calibri" w:hAnsi="Arial" w:cs="Arial"/>
          <w:color w:val="000000" w:themeColor="text1"/>
          <w:sz w:val="32"/>
          <w:szCs w:val="32"/>
          <w:lang w:val="en-US"/>
        </w:rPr>
      </w:pPr>
      <w:r w:rsidRPr="3A5DA1D9">
        <w:rPr>
          <w:rFonts w:ascii="Arial" w:eastAsia="Calibri" w:hAnsi="Arial" w:cs="Arial"/>
          <w:color w:val="000000" w:themeColor="text1"/>
          <w:sz w:val="32"/>
          <w:szCs w:val="32"/>
          <w:lang w:val="en-US"/>
        </w:rPr>
        <w:t>Provide tailored casting services for hydrogen engine essentials, encompassing cylinder heads, engine blocks, pistons, and fuel injection systems. Our specialized offerings ensure precision and reliability in crafting components for hydrogen combustion engines.</w:t>
      </w:r>
      <w:r w:rsidRPr="75C04A30">
        <w:rPr>
          <w:rFonts w:ascii="Arial" w:eastAsia="Calibri" w:hAnsi="Arial" w:cs="Arial"/>
          <w:color w:val="000000" w:themeColor="text1"/>
          <w:sz w:val="32"/>
          <w:szCs w:val="32"/>
          <w:lang w:val="en-US"/>
        </w:rPr>
        <w:t xml:space="preserve"> </w:t>
      </w:r>
    </w:p>
    <w:p w14:paraId="26638B9D" w14:textId="06E4EB5A" w:rsidR="3DDFFC5B" w:rsidRDefault="3DDFFC5B" w:rsidP="3DDFFC5B">
      <w:pPr>
        <w:rPr>
          <w:rFonts w:ascii="Arial" w:eastAsia="Calibri" w:hAnsi="Arial" w:cs="Arial"/>
          <w:color w:val="000000" w:themeColor="text1"/>
          <w:sz w:val="40"/>
          <w:szCs w:val="40"/>
          <w:lang w:val="en-US"/>
        </w:rPr>
      </w:pPr>
    </w:p>
    <w:p w14:paraId="0ED4E582" w14:textId="38C73D1F" w:rsidR="3A5DA1D9" w:rsidRDefault="5DAE4420" w:rsidP="3A5DA1D9">
      <w:pPr>
        <w:rPr>
          <w:rFonts w:ascii="Arial" w:eastAsia="Calibri" w:hAnsi="Arial" w:cs="Arial"/>
          <w:color w:val="000000" w:themeColor="text1"/>
          <w:sz w:val="40"/>
          <w:szCs w:val="40"/>
          <w:lang w:val="en-US"/>
        </w:rPr>
      </w:pPr>
      <w:r w:rsidRPr="2CEF3DFB">
        <w:rPr>
          <w:rFonts w:ascii="Arial" w:eastAsia="Calibri" w:hAnsi="Arial" w:cs="Arial"/>
          <w:color w:val="FF0000"/>
          <w:sz w:val="40"/>
          <w:szCs w:val="40"/>
          <w:lang w:val="en-US"/>
        </w:rPr>
        <w:t>3</w:t>
      </w:r>
      <w:r w:rsidR="0C2D4C82" w:rsidRPr="2CEF3DFB">
        <w:rPr>
          <w:rFonts w:ascii="Arial" w:eastAsia="Calibri" w:hAnsi="Arial" w:cs="Arial"/>
          <w:color w:val="FF0000"/>
          <w:sz w:val="40"/>
          <w:szCs w:val="40"/>
          <w:lang w:val="en-US"/>
        </w:rPr>
        <w:t>.</w:t>
      </w:r>
      <w:r w:rsidRPr="2CEF3DFB">
        <w:rPr>
          <w:rFonts w:ascii="Arial" w:eastAsia="Calibri" w:hAnsi="Arial" w:cs="Arial"/>
          <w:color w:val="FF0000"/>
          <w:sz w:val="40"/>
          <w:szCs w:val="40"/>
          <w:lang w:val="en-US"/>
        </w:rPr>
        <w:t>Training &amp; Certification</w:t>
      </w:r>
      <w:r w:rsidRPr="4F318205">
        <w:rPr>
          <w:rFonts w:ascii="Arial" w:eastAsia="Calibri" w:hAnsi="Arial" w:cs="Arial"/>
          <w:color w:val="000000" w:themeColor="text1"/>
          <w:sz w:val="40"/>
          <w:szCs w:val="40"/>
          <w:lang w:val="en-US"/>
        </w:rPr>
        <w:t xml:space="preserve"> </w:t>
      </w:r>
    </w:p>
    <w:p w14:paraId="26017E4D" w14:textId="1BCF04D0" w:rsidR="5DAE4420" w:rsidRDefault="5DAE4420" w:rsidP="00FC7D09">
      <w:pPr>
        <w:jc w:val="both"/>
        <w:rPr>
          <w:rFonts w:ascii="Arial" w:eastAsia="Calibri" w:hAnsi="Arial" w:cs="Arial"/>
          <w:color w:val="000000" w:themeColor="text1"/>
          <w:sz w:val="32"/>
          <w:szCs w:val="32"/>
          <w:lang w:val="en-US"/>
        </w:rPr>
      </w:pPr>
      <w:r w:rsidRPr="7AC49118">
        <w:rPr>
          <w:rFonts w:ascii="Arial" w:eastAsia="Calibri" w:hAnsi="Arial" w:cs="Arial"/>
          <w:color w:val="000000" w:themeColor="text1"/>
          <w:sz w:val="32"/>
          <w:szCs w:val="32"/>
          <w:lang w:val="en-US"/>
        </w:rPr>
        <w:t>Deliver comprehensive training and certification programs to empower employees with advanced skills in casting techniques and expertise in hydrogen engine technology. Our programs ensure a skilled workforce capable of meeting the demands of evolving casting processes and hydrogen engine advancements.</w:t>
      </w:r>
    </w:p>
    <w:p w14:paraId="57788FB1" w14:textId="163B1EBF" w:rsidR="3F25DB77" w:rsidRDefault="3F25DB77" w:rsidP="3F25DB77">
      <w:pPr>
        <w:rPr>
          <w:rFonts w:ascii="Arial" w:eastAsia="Calibri" w:hAnsi="Arial" w:cs="Arial"/>
          <w:color w:val="000000" w:themeColor="text1"/>
          <w:sz w:val="32"/>
          <w:szCs w:val="32"/>
          <w:lang w:val="en-US"/>
        </w:rPr>
      </w:pPr>
    </w:p>
    <w:p w14:paraId="63C83091" w14:textId="1CF72B90" w:rsidR="3F25DB77" w:rsidRDefault="3F25DB77" w:rsidP="317598D3">
      <w:pPr>
        <w:jc w:val="center"/>
        <w:rPr>
          <w:rFonts w:ascii="Arial" w:eastAsia="Calibri" w:hAnsi="Arial" w:cs="Arial"/>
          <w:color w:val="000000" w:themeColor="text1"/>
          <w:sz w:val="32"/>
          <w:szCs w:val="32"/>
          <w:lang w:val="en-US"/>
        </w:rPr>
      </w:pPr>
    </w:p>
    <w:p w14:paraId="5B1C82A1" w14:textId="418FDE94" w:rsidR="00823148" w:rsidRDefault="00823148" w:rsidP="00823148">
      <w:pPr>
        <w:spacing w:after="0"/>
        <w:ind w:right="-20"/>
        <w:rPr>
          <w:rFonts w:ascii="Arial" w:eastAsia="Calibri" w:hAnsi="Arial" w:cs="Arial"/>
          <w:color w:val="000000" w:themeColor="text1"/>
          <w:sz w:val="32"/>
          <w:szCs w:val="32"/>
          <w:lang w:val="en-US"/>
        </w:rPr>
      </w:pPr>
    </w:p>
    <w:p w14:paraId="78B323D5" w14:textId="4159C9D3" w:rsidR="3146113D" w:rsidRDefault="3146113D" w:rsidP="00823148">
      <w:pPr>
        <w:spacing w:after="0"/>
        <w:ind w:right="-20"/>
        <w:jc w:val="center"/>
        <w:rPr>
          <w:rFonts w:ascii="Arial" w:eastAsia="Arial" w:hAnsi="Arial" w:cs="Arial"/>
          <w:color w:val="FF0000"/>
          <w:sz w:val="44"/>
          <w:szCs w:val="44"/>
          <w:u w:val="single"/>
        </w:rPr>
      </w:pPr>
      <w:r w:rsidRPr="2C56B2AC">
        <w:rPr>
          <w:rFonts w:ascii="Arial" w:eastAsia="Arial" w:hAnsi="Arial" w:cs="Arial"/>
          <w:color w:val="FF0000"/>
          <w:sz w:val="44"/>
          <w:szCs w:val="44"/>
          <w:u w:val="single"/>
        </w:rPr>
        <w:lastRenderedPageBreak/>
        <w:t>Electrifying the Road Ahead</w:t>
      </w:r>
    </w:p>
    <w:p w14:paraId="247EC9B5" w14:textId="4894B689" w:rsidR="370430EB" w:rsidRDefault="370430EB" w:rsidP="370430EB"/>
    <w:p w14:paraId="704401FA" w14:textId="0B0A6D45" w:rsidR="7A3B6C88" w:rsidRDefault="296BDF71" w:rsidP="0F9D81AC">
      <w:pPr>
        <w:jc w:val="center"/>
        <w:rPr>
          <w:rFonts w:ascii="Arial" w:eastAsia="Calibri" w:hAnsi="Arial" w:cs="Arial"/>
          <w:color w:val="FF0000"/>
          <w:sz w:val="44"/>
          <w:szCs w:val="44"/>
        </w:rPr>
      </w:pPr>
      <w:r>
        <w:rPr>
          <w:noProof/>
        </w:rPr>
        <w:drawing>
          <wp:inline distT="0" distB="0" distL="0" distR="0" wp14:anchorId="2B16C243" wp14:editId="0AB2DBFE">
            <wp:extent cx="4905376" cy="2219325"/>
            <wp:effectExtent l="0" t="0" r="0" b="0"/>
            <wp:docPr id="443801292" name="Picture 443801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801292"/>
                    <pic:cNvPicPr/>
                  </pic:nvPicPr>
                  <pic:blipFill>
                    <a:blip r:embed="rId30">
                      <a:extLst>
                        <a:ext uri="{28A0092B-C50C-407E-A947-70E740481C1C}">
                          <a14:useLocalDpi xmlns:a14="http://schemas.microsoft.com/office/drawing/2010/main" val="0"/>
                        </a:ext>
                      </a:extLst>
                    </a:blip>
                    <a:stretch>
                      <a:fillRect/>
                    </a:stretch>
                  </pic:blipFill>
                  <pic:spPr>
                    <a:xfrm>
                      <a:off x="0" y="0"/>
                      <a:ext cx="4905376" cy="2219325"/>
                    </a:xfrm>
                    <a:prstGeom prst="rect">
                      <a:avLst/>
                    </a:prstGeom>
                  </pic:spPr>
                </pic:pic>
              </a:graphicData>
            </a:graphic>
          </wp:inline>
        </w:drawing>
      </w:r>
    </w:p>
    <w:p w14:paraId="79A0C049" w14:textId="627FD6BC" w:rsidR="7ECCCE64" w:rsidRDefault="7ECCCE64" w:rsidP="7ECCCE64">
      <w:pPr>
        <w:jc w:val="center"/>
        <w:rPr>
          <w:rFonts w:ascii="Arial" w:eastAsia="Calibri" w:hAnsi="Arial" w:cs="Arial"/>
          <w:color w:val="FF0000"/>
          <w:sz w:val="44"/>
          <w:szCs w:val="44"/>
        </w:rPr>
      </w:pPr>
    </w:p>
    <w:p w14:paraId="386BA111" w14:textId="5ECCFD20" w:rsidR="74A9237A" w:rsidRPr="00A526F3" w:rsidRDefault="2EFD1724" w:rsidP="07E70DF6">
      <w:pPr>
        <w:ind w:right="-20"/>
        <w:jc w:val="both"/>
        <w:rPr>
          <w:rFonts w:ascii="Arial" w:hAnsi="Arial" w:cs="Arial"/>
          <w:sz w:val="32"/>
          <w:szCs w:val="32"/>
          <w:lang w:val="en-US"/>
        </w:rPr>
      </w:pPr>
      <w:r w:rsidRPr="00A526F3">
        <w:rPr>
          <w:rFonts w:ascii="Arial" w:hAnsi="Arial" w:cs="Arial"/>
          <w:color w:val="FF0000"/>
          <w:sz w:val="32"/>
          <w:szCs w:val="32"/>
          <w:lang w:val="en-US"/>
        </w:rPr>
        <w:t>1</w:t>
      </w:r>
      <w:r w:rsidR="44AE6722" w:rsidRPr="00A526F3">
        <w:rPr>
          <w:rFonts w:ascii="Arial" w:hAnsi="Arial" w:cs="Arial"/>
          <w:color w:val="FF0000"/>
          <w:sz w:val="32"/>
          <w:szCs w:val="32"/>
          <w:lang w:val="en-US"/>
        </w:rPr>
        <w:t>.</w:t>
      </w:r>
      <w:r w:rsidRPr="00A526F3">
        <w:rPr>
          <w:rFonts w:ascii="Arial" w:hAnsi="Arial" w:cs="Arial"/>
          <w:color w:val="FF0000"/>
          <w:sz w:val="32"/>
          <w:szCs w:val="32"/>
          <w:lang w:val="en-US"/>
        </w:rPr>
        <w:t>Battery</w:t>
      </w:r>
      <w:r w:rsidR="409838EC" w:rsidRPr="00A526F3">
        <w:rPr>
          <w:rFonts w:ascii="Arial" w:hAnsi="Arial" w:cs="Arial"/>
          <w:color w:val="FF0000"/>
          <w:sz w:val="32"/>
          <w:szCs w:val="32"/>
          <w:lang w:val="en-US"/>
        </w:rPr>
        <w:t xml:space="preserve"> Electric Vehicle (BEV):</w:t>
      </w:r>
      <w:r w:rsidR="409838EC" w:rsidRPr="00A526F3">
        <w:rPr>
          <w:rFonts w:ascii="Arial" w:hAnsi="Arial" w:cs="Arial"/>
          <w:sz w:val="32"/>
          <w:szCs w:val="32"/>
          <w:lang w:val="en-US"/>
        </w:rPr>
        <w:t xml:space="preserve"> Powered by electric batteries, no internal combustion (IC) engine. Components: battery pack, electric motor(s), inverter, control module, drive train, charge port. Operation: </w:t>
      </w:r>
      <w:r w:rsidRPr="00A526F3">
        <w:rPr>
          <w:rFonts w:ascii="Arial" w:hAnsi="Arial" w:cs="Arial"/>
          <w:sz w:val="32"/>
          <w:szCs w:val="32"/>
          <w:lang w:val="en-US"/>
        </w:rPr>
        <w:t>The battery</w:t>
      </w:r>
      <w:r w:rsidR="409838EC" w:rsidRPr="00A526F3">
        <w:rPr>
          <w:rFonts w:ascii="Arial" w:hAnsi="Arial" w:cs="Arial"/>
          <w:sz w:val="32"/>
          <w:szCs w:val="32"/>
          <w:lang w:val="en-US"/>
        </w:rPr>
        <w:t xml:space="preserve"> powers the electric motor, acts as an alternator during braking, </w:t>
      </w:r>
      <w:r w:rsidRPr="00A526F3">
        <w:rPr>
          <w:rFonts w:ascii="Arial" w:hAnsi="Arial" w:cs="Arial"/>
          <w:sz w:val="32"/>
          <w:szCs w:val="32"/>
          <w:lang w:val="en-US"/>
        </w:rPr>
        <w:t xml:space="preserve">and </w:t>
      </w:r>
      <w:r w:rsidR="409838EC" w:rsidRPr="00A526F3">
        <w:rPr>
          <w:rFonts w:ascii="Arial" w:hAnsi="Arial" w:cs="Arial"/>
          <w:sz w:val="32"/>
          <w:szCs w:val="32"/>
          <w:lang w:val="en-US"/>
        </w:rPr>
        <w:t>recharges the battery.</w:t>
      </w:r>
    </w:p>
    <w:p w14:paraId="235AB7A1" w14:textId="13BA3B90" w:rsidR="409838EC" w:rsidRPr="00A526F3" w:rsidRDefault="2EFD1724" w:rsidP="07E70DF6">
      <w:pPr>
        <w:ind w:right="-20"/>
        <w:jc w:val="both"/>
        <w:rPr>
          <w:rFonts w:ascii="Arial" w:hAnsi="Arial" w:cs="Arial"/>
          <w:sz w:val="32"/>
          <w:szCs w:val="32"/>
          <w:lang w:val="en-US"/>
        </w:rPr>
      </w:pPr>
      <w:r w:rsidRPr="00A526F3">
        <w:rPr>
          <w:rFonts w:ascii="Arial" w:hAnsi="Arial" w:cs="Arial"/>
          <w:color w:val="FF0000"/>
          <w:sz w:val="32"/>
          <w:szCs w:val="32"/>
          <w:lang w:val="en-US"/>
        </w:rPr>
        <w:t>2</w:t>
      </w:r>
      <w:r w:rsidR="34AD2F29" w:rsidRPr="00A526F3">
        <w:rPr>
          <w:rFonts w:ascii="Arial" w:hAnsi="Arial" w:cs="Arial"/>
          <w:color w:val="FF0000"/>
          <w:sz w:val="32"/>
          <w:szCs w:val="32"/>
          <w:lang w:val="en-US"/>
        </w:rPr>
        <w:t>.</w:t>
      </w:r>
      <w:r w:rsidR="409838EC" w:rsidRPr="00A526F3">
        <w:rPr>
          <w:rFonts w:ascii="Arial" w:hAnsi="Arial" w:cs="Arial"/>
          <w:color w:val="FF0000"/>
          <w:sz w:val="32"/>
          <w:szCs w:val="32"/>
          <w:lang w:val="en-US"/>
        </w:rPr>
        <w:t xml:space="preserve">Hybrid Electric Vehicle (HEV): </w:t>
      </w:r>
      <w:r w:rsidR="409838EC" w:rsidRPr="00A526F3">
        <w:rPr>
          <w:rFonts w:ascii="Arial" w:hAnsi="Arial" w:cs="Arial"/>
          <w:sz w:val="32"/>
          <w:szCs w:val="32"/>
          <w:lang w:val="en-US"/>
        </w:rPr>
        <w:t>Combines IC engine and electric motor, battery charged through regenerative braking. Two types: Mild Hybrid Electric Vehicles (MHEVs) and Full Hybrid Electric Vehicles (FHEVs). Components: IC engine, electric motor(s), battery pack, inverter, control module, drive train, fuel tank, charge port. Operation: IC engine primary, electric motor assists for extended range.</w:t>
      </w:r>
    </w:p>
    <w:p w14:paraId="35978444" w14:textId="73CFF074" w:rsidR="409838EC" w:rsidRPr="00A526F3" w:rsidRDefault="409838EC" w:rsidP="07E70DF6">
      <w:pPr>
        <w:ind w:right="-20"/>
        <w:jc w:val="both"/>
        <w:rPr>
          <w:rFonts w:ascii="Arial" w:hAnsi="Arial" w:cs="Arial"/>
          <w:sz w:val="32"/>
          <w:szCs w:val="32"/>
          <w:lang w:val="en-US"/>
        </w:rPr>
      </w:pPr>
      <w:r w:rsidRPr="00A526F3">
        <w:rPr>
          <w:rFonts w:ascii="Arial" w:hAnsi="Arial" w:cs="Arial"/>
          <w:sz w:val="32"/>
          <w:szCs w:val="32"/>
          <w:lang w:val="en-US"/>
        </w:rPr>
        <w:t xml:space="preserve"> </w:t>
      </w:r>
    </w:p>
    <w:p w14:paraId="61CD9CD2" w14:textId="2CF8114E" w:rsidR="409838EC" w:rsidRPr="00A526F3" w:rsidRDefault="4E466C24" w:rsidP="07E70DF6">
      <w:pPr>
        <w:ind w:right="-20"/>
        <w:jc w:val="both"/>
        <w:rPr>
          <w:rFonts w:ascii="Arial" w:hAnsi="Arial" w:cs="Arial"/>
          <w:sz w:val="32"/>
          <w:szCs w:val="32"/>
          <w:lang w:val="en-US"/>
        </w:rPr>
      </w:pPr>
      <w:r w:rsidRPr="00A526F3">
        <w:rPr>
          <w:rFonts w:ascii="Arial" w:hAnsi="Arial" w:cs="Arial"/>
          <w:color w:val="FF0000"/>
          <w:sz w:val="32"/>
          <w:szCs w:val="32"/>
          <w:lang w:val="en-US"/>
        </w:rPr>
        <w:t>3</w:t>
      </w:r>
      <w:r w:rsidR="2AFB0542" w:rsidRPr="00A526F3">
        <w:rPr>
          <w:rFonts w:ascii="Arial" w:hAnsi="Arial" w:cs="Arial"/>
          <w:color w:val="FF0000"/>
          <w:sz w:val="32"/>
          <w:szCs w:val="32"/>
          <w:lang w:val="en-US"/>
        </w:rPr>
        <w:t>.</w:t>
      </w:r>
      <w:r w:rsidR="409838EC" w:rsidRPr="00A526F3">
        <w:rPr>
          <w:rFonts w:ascii="Arial" w:hAnsi="Arial" w:cs="Arial"/>
          <w:color w:val="FF0000"/>
          <w:sz w:val="32"/>
          <w:szCs w:val="32"/>
          <w:lang w:val="en-US"/>
        </w:rPr>
        <w:t>Plug-in Hybrid Electric Vehicle (PHEV):</w:t>
      </w:r>
      <w:r w:rsidR="409838EC" w:rsidRPr="00A526F3">
        <w:rPr>
          <w:rFonts w:ascii="Arial" w:hAnsi="Arial" w:cs="Arial"/>
          <w:sz w:val="32"/>
          <w:szCs w:val="32"/>
          <w:lang w:val="en-US"/>
        </w:rPr>
        <w:t xml:space="preserve"> Extended HEV with a chargeable battery, operates in all-electric and hybrid modes. Components: IC engine, electric motor(s), battery pack, inverter, control module, drive train, fuel tank, charge port, exhaust system. Operation: Electric motor drives until battery depleted, IC engine takes over, rechargeable via grid, regenerative braking, or IC engine.</w:t>
      </w:r>
    </w:p>
    <w:p w14:paraId="24BFA630" w14:textId="46BC02C5" w:rsidR="409838EC" w:rsidRDefault="409838EC" w:rsidP="07E70DF6">
      <w:pPr>
        <w:ind w:right="-20"/>
        <w:jc w:val="both"/>
        <w:rPr>
          <w:sz w:val="32"/>
          <w:szCs w:val="32"/>
          <w:lang w:val="en-US"/>
        </w:rPr>
      </w:pPr>
      <w:r w:rsidRPr="745DD397">
        <w:rPr>
          <w:sz w:val="32"/>
          <w:szCs w:val="32"/>
          <w:lang w:val="en-US"/>
        </w:rPr>
        <w:lastRenderedPageBreak/>
        <w:t xml:space="preserve"> </w:t>
      </w:r>
    </w:p>
    <w:p w14:paraId="037496AC" w14:textId="08E7B347" w:rsidR="75C04A30" w:rsidRPr="00B31A6A" w:rsidRDefault="5851F53D" w:rsidP="0079625B">
      <w:pPr>
        <w:jc w:val="both"/>
        <w:rPr>
          <w:rFonts w:ascii="Arial" w:hAnsi="Arial" w:cs="Arial"/>
          <w:sz w:val="32"/>
          <w:szCs w:val="32"/>
          <w:lang w:val="en-US"/>
        </w:rPr>
      </w:pPr>
      <w:r w:rsidRPr="00B31A6A">
        <w:rPr>
          <w:rFonts w:ascii="Arial" w:hAnsi="Arial" w:cs="Arial"/>
          <w:color w:val="FF0000"/>
          <w:sz w:val="32"/>
          <w:szCs w:val="32"/>
          <w:lang w:val="en-US"/>
        </w:rPr>
        <w:t>4</w:t>
      </w:r>
      <w:r w:rsidR="126B2ED0" w:rsidRPr="00B31A6A">
        <w:rPr>
          <w:rFonts w:ascii="Arial" w:hAnsi="Arial" w:cs="Arial"/>
          <w:color w:val="FF0000"/>
          <w:sz w:val="32"/>
          <w:szCs w:val="32"/>
          <w:lang w:val="en-US"/>
        </w:rPr>
        <w:t>.</w:t>
      </w:r>
      <w:r w:rsidR="409838EC" w:rsidRPr="00B31A6A">
        <w:rPr>
          <w:rFonts w:ascii="Arial" w:hAnsi="Arial" w:cs="Arial"/>
          <w:color w:val="FF0000"/>
          <w:sz w:val="32"/>
          <w:szCs w:val="32"/>
          <w:lang w:val="en-US"/>
        </w:rPr>
        <w:t>Fuel Cell Electric Vehicle (FCEV):</w:t>
      </w:r>
      <w:r w:rsidR="409838EC" w:rsidRPr="00B31A6A">
        <w:rPr>
          <w:rFonts w:ascii="Arial" w:hAnsi="Arial" w:cs="Arial"/>
          <w:sz w:val="32"/>
          <w:szCs w:val="32"/>
          <w:lang w:val="en-US"/>
        </w:rPr>
        <w:t xml:space="preserve"> Uses fuel cell technology, generates electricity from hydrogen. Components: battery pack, electric motor(s), inverter, control module, drive train, fuel cell stack, fuel tank. Operation: Hydrogen converted to electricity via fuel cell stack, charges battery pack, powers electric motor(s) for propulsion.</w:t>
      </w:r>
    </w:p>
    <w:p w14:paraId="010A6BB6" w14:textId="5A29A78A" w:rsidR="0079625B" w:rsidRDefault="0079625B" w:rsidP="0079625B">
      <w:pPr>
        <w:jc w:val="both"/>
        <w:rPr>
          <w:sz w:val="32"/>
          <w:szCs w:val="32"/>
          <w:lang w:val="en-US"/>
        </w:rPr>
      </w:pPr>
    </w:p>
    <w:p w14:paraId="7FEF959D" w14:textId="77777777" w:rsidR="00FB202B" w:rsidRPr="0079625B" w:rsidRDefault="00FB202B" w:rsidP="0079625B">
      <w:pPr>
        <w:jc w:val="both"/>
        <w:rPr>
          <w:sz w:val="32"/>
          <w:szCs w:val="32"/>
          <w:lang w:val="en-US"/>
        </w:rPr>
      </w:pPr>
    </w:p>
    <w:p w14:paraId="6793225D" w14:textId="4FDFF450" w:rsidR="00DC7E05" w:rsidRDefault="42844033" w:rsidP="000F26A9">
      <w:pPr>
        <w:jc w:val="center"/>
        <w:rPr>
          <w:rFonts w:ascii="Arial" w:eastAsia="Calibri" w:hAnsi="Arial" w:cs="Arial"/>
          <w:color w:val="FF0000"/>
          <w:sz w:val="44"/>
          <w:szCs w:val="44"/>
          <w:u w:val="single"/>
        </w:rPr>
      </w:pPr>
      <w:r w:rsidRPr="2C56B2AC">
        <w:rPr>
          <w:rFonts w:ascii="Arial" w:eastAsia="Calibri" w:hAnsi="Arial" w:cs="Arial"/>
          <w:color w:val="FF0000"/>
          <w:sz w:val="44"/>
          <w:szCs w:val="44"/>
          <w:u w:val="single"/>
        </w:rPr>
        <w:t xml:space="preserve">Global </w:t>
      </w:r>
      <w:r w:rsidR="1E921E0C" w:rsidRPr="2C56B2AC">
        <w:rPr>
          <w:rFonts w:ascii="Arial" w:eastAsia="Calibri" w:hAnsi="Arial" w:cs="Arial"/>
          <w:color w:val="FF0000"/>
          <w:sz w:val="44"/>
          <w:szCs w:val="44"/>
          <w:u w:val="single"/>
        </w:rPr>
        <w:t>Market Analysis</w:t>
      </w:r>
    </w:p>
    <w:p w14:paraId="611AAE25" w14:textId="77777777" w:rsidR="00FB202B" w:rsidRPr="000F26A9" w:rsidRDefault="00FB202B" w:rsidP="000F26A9">
      <w:pPr>
        <w:jc w:val="center"/>
        <w:rPr>
          <w:rFonts w:ascii="Arial" w:eastAsia="Calibri" w:hAnsi="Arial" w:cs="Arial"/>
          <w:color w:val="FF0000"/>
          <w:sz w:val="44"/>
          <w:szCs w:val="44"/>
          <w:u w:val="single"/>
        </w:rPr>
      </w:pPr>
    </w:p>
    <w:p w14:paraId="4D521DDB" w14:textId="786050CE" w:rsidR="6776D2F1" w:rsidRDefault="6776D2F1" w:rsidP="1D533BAE">
      <w:pPr>
        <w:spacing w:afterAutospacing="1" w:line="240" w:lineRule="auto"/>
        <w:jc w:val="both"/>
        <w:rPr>
          <w:rFonts w:ascii="Arial" w:eastAsia="Poppins" w:hAnsi="Arial" w:cs="Arial"/>
          <w:color w:val="242424"/>
          <w:sz w:val="32"/>
          <w:szCs w:val="32"/>
        </w:rPr>
      </w:pPr>
      <w:r w:rsidRPr="1D533BAE">
        <w:rPr>
          <w:rFonts w:ascii="Arial" w:eastAsia="Poppins" w:hAnsi="Arial" w:cs="Arial"/>
          <w:color w:val="242424"/>
          <w:sz w:val="32"/>
          <w:szCs w:val="32"/>
        </w:rPr>
        <w:t>The global electric vehicle market is valued at USD 384.65 billion in 2022, forecasted to surge from USD 500.48 billion in 2023 to USD 1,579.10 billion by 2030. Anticipating a robust Compound Annual Growth Rate (CAGR) of 17.8% from 2023-2030, the market reflects accelerating adoption and investment in electric mobility.</w:t>
      </w:r>
    </w:p>
    <w:p w14:paraId="7D78FBCA" w14:textId="77777777" w:rsidR="00FB202B" w:rsidRDefault="00FB202B" w:rsidP="1D533BAE">
      <w:pPr>
        <w:spacing w:afterAutospacing="1" w:line="240" w:lineRule="auto"/>
        <w:jc w:val="both"/>
        <w:rPr>
          <w:rFonts w:ascii="Arial" w:eastAsia="Poppins" w:hAnsi="Arial" w:cs="Arial"/>
          <w:color w:val="242424"/>
          <w:sz w:val="32"/>
          <w:szCs w:val="32"/>
          <w:lang w:val="en-US"/>
        </w:rPr>
      </w:pPr>
    </w:p>
    <w:p w14:paraId="3E626EA6" w14:textId="143FA67F" w:rsidR="00295AB4" w:rsidRPr="00365294" w:rsidRDefault="00295AB4" w:rsidP="01E61CDF">
      <w:pPr>
        <w:rPr>
          <w:rFonts w:ascii="Arial" w:eastAsia="Calibri" w:hAnsi="Arial" w:cs="Arial"/>
          <w:color w:val="000000" w:themeColor="text1"/>
          <w:sz w:val="32"/>
          <w:szCs w:val="32"/>
          <w:lang w:val="en-US"/>
        </w:rPr>
      </w:pPr>
    </w:p>
    <w:p w14:paraId="2C40E746" w14:textId="505A8FB1" w:rsidR="7CFA286D" w:rsidRDefault="00067998" w:rsidP="6F31FB07">
      <w:pPr>
        <w:jc w:val="center"/>
        <w:rPr>
          <w:rFonts w:ascii="Arial" w:eastAsia="Calibri" w:hAnsi="Arial" w:cs="Arial"/>
          <w:color w:val="000000" w:themeColor="text1"/>
          <w:sz w:val="32"/>
          <w:szCs w:val="32"/>
          <w:lang w:val="en-US"/>
        </w:rPr>
      </w:pPr>
      <w:r>
        <w:rPr>
          <w:rFonts w:ascii="Arial" w:eastAsia="Calibri" w:hAnsi="Arial" w:cs="Arial"/>
          <w:noProof/>
          <w:color w:val="000000" w:themeColor="text1"/>
          <w:sz w:val="32"/>
          <w:szCs w:val="32"/>
          <w:lang w:val="en-US"/>
        </w:rPr>
        <w:drawing>
          <wp:inline distT="0" distB="0" distL="0" distR="0" wp14:anchorId="3D475B15" wp14:editId="55CB30DF">
            <wp:extent cx="4883401" cy="2190863"/>
            <wp:effectExtent l="0" t="0" r="0" b="0"/>
            <wp:docPr id="1599979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979536" name="Picture 1599979536"/>
                    <pic:cNvPicPr/>
                  </pic:nvPicPr>
                  <pic:blipFill>
                    <a:blip r:embed="rId31">
                      <a:extLst>
                        <a:ext uri="{28A0092B-C50C-407E-A947-70E740481C1C}">
                          <a14:useLocalDpi xmlns:a14="http://schemas.microsoft.com/office/drawing/2010/main" val="0"/>
                        </a:ext>
                      </a:extLst>
                    </a:blip>
                    <a:stretch>
                      <a:fillRect/>
                    </a:stretch>
                  </pic:blipFill>
                  <pic:spPr>
                    <a:xfrm>
                      <a:off x="0" y="0"/>
                      <a:ext cx="4883401" cy="2190863"/>
                    </a:xfrm>
                    <a:prstGeom prst="rect">
                      <a:avLst/>
                    </a:prstGeom>
                  </pic:spPr>
                </pic:pic>
              </a:graphicData>
            </a:graphic>
          </wp:inline>
        </w:drawing>
      </w:r>
    </w:p>
    <w:p w14:paraId="3E10734B" w14:textId="5B4DFE12" w:rsidR="3F823360" w:rsidRDefault="3F823360" w:rsidP="3F823360">
      <w:pPr>
        <w:jc w:val="center"/>
        <w:rPr>
          <w:rFonts w:ascii="Arial" w:eastAsia="Calibri" w:hAnsi="Arial" w:cs="Arial"/>
          <w:color w:val="000000" w:themeColor="text1"/>
          <w:sz w:val="32"/>
          <w:szCs w:val="32"/>
          <w:lang w:val="en-US"/>
        </w:rPr>
      </w:pPr>
    </w:p>
    <w:p w14:paraId="3CD0A6C3" w14:textId="77777777" w:rsidR="00295AB4" w:rsidRPr="00365294" w:rsidRDefault="00295AB4" w:rsidP="19C927CC">
      <w:pPr>
        <w:rPr>
          <w:rFonts w:ascii="Arial" w:eastAsia="Segoe UI" w:hAnsi="Arial" w:cs="Arial"/>
          <w:color w:val="FF0000"/>
          <w:sz w:val="32"/>
          <w:szCs w:val="32"/>
          <w:lang w:val="en-US"/>
        </w:rPr>
      </w:pPr>
    </w:p>
    <w:p w14:paraId="6B8F948B" w14:textId="77777777" w:rsidR="00FC7D09" w:rsidRDefault="00FC7D09" w:rsidP="7D31A32B">
      <w:pPr>
        <w:spacing w:after="240" w:line="240" w:lineRule="auto"/>
        <w:jc w:val="both"/>
        <w:rPr>
          <w:rFonts w:ascii="Arial" w:eastAsia="Segoe UI" w:hAnsi="Arial" w:cs="Arial"/>
          <w:color w:val="FF0000"/>
          <w:sz w:val="44"/>
          <w:szCs w:val="44"/>
          <w:u w:val="single"/>
        </w:rPr>
      </w:pPr>
    </w:p>
    <w:p w14:paraId="73B431B5" w14:textId="5154B196" w:rsidR="00295AB4" w:rsidRPr="00365294" w:rsidRDefault="684A68DF" w:rsidP="7D31A32B">
      <w:pPr>
        <w:spacing w:after="240" w:line="240" w:lineRule="auto"/>
        <w:jc w:val="both"/>
        <w:rPr>
          <w:rFonts w:ascii="Arial" w:eastAsia="Segoe UI" w:hAnsi="Arial" w:cs="Arial"/>
          <w:color w:val="FF0000"/>
          <w:sz w:val="44"/>
          <w:szCs w:val="44"/>
          <w:u w:val="single"/>
          <w:lang w:val="en-US"/>
        </w:rPr>
      </w:pPr>
      <w:r w:rsidRPr="649722FD">
        <w:rPr>
          <w:rFonts w:ascii="Arial" w:eastAsia="Segoe UI" w:hAnsi="Arial" w:cs="Arial"/>
          <w:color w:val="FF0000"/>
          <w:sz w:val="44"/>
          <w:szCs w:val="44"/>
          <w:u w:val="single"/>
        </w:rPr>
        <w:t xml:space="preserve">TOP MARKET PLAYERS OF </w:t>
      </w:r>
      <w:r w:rsidR="00FC7D09" w:rsidRPr="649722FD">
        <w:rPr>
          <w:rFonts w:ascii="Arial" w:eastAsia="Arial" w:hAnsi="Arial" w:cs="Arial"/>
          <w:color w:val="FF0000"/>
          <w:sz w:val="44"/>
          <w:szCs w:val="44"/>
          <w:u w:val="single"/>
          <w:lang w:val="en-US"/>
        </w:rPr>
        <w:t xml:space="preserve">EV </w:t>
      </w:r>
      <w:r w:rsidR="00FC7D09" w:rsidRPr="649722FD">
        <w:rPr>
          <w:rFonts w:ascii="Arial" w:eastAsia="Segoe UI" w:hAnsi="Arial" w:cs="Arial"/>
          <w:color w:val="FF0000"/>
          <w:sz w:val="44"/>
          <w:szCs w:val="44"/>
          <w:u w:val="single"/>
        </w:rPr>
        <w:t>MARKET</w:t>
      </w:r>
    </w:p>
    <w:p w14:paraId="66EAA1C2" w14:textId="70FFB219" w:rsidR="00295AB4" w:rsidRPr="005924D9" w:rsidRDefault="3EF7A9A0" w:rsidP="005924D9">
      <w:pPr>
        <w:pStyle w:val="ListParagraph"/>
        <w:numPr>
          <w:ilvl w:val="0"/>
          <w:numId w:val="22"/>
        </w:numPr>
        <w:spacing w:after="0"/>
        <w:ind w:right="-20"/>
        <w:rPr>
          <w:rFonts w:ascii="Arial" w:eastAsia="Arial" w:hAnsi="Arial" w:cs="Arial"/>
          <w:color w:val="000000" w:themeColor="text1"/>
          <w:sz w:val="32"/>
          <w:szCs w:val="32"/>
          <w:lang w:val="en-US"/>
        </w:rPr>
      </w:pPr>
      <w:r w:rsidRPr="005924D9">
        <w:rPr>
          <w:rFonts w:ascii="Arial" w:eastAsia="Arial" w:hAnsi="Arial" w:cs="Arial"/>
          <w:color w:val="000000" w:themeColor="text1"/>
          <w:sz w:val="32"/>
          <w:szCs w:val="32"/>
          <w:lang w:val="en-US"/>
        </w:rPr>
        <w:t xml:space="preserve">BYD </w:t>
      </w:r>
      <w:r w:rsidR="005924D9">
        <w:rPr>
          <w:rFonts w:ascii="Arial" w:eastAsia="Arial" w:hAnsi="Arial" w:cs="Arial"/>
          <w:color w:val="000000" w:themeColor="text1"/>
          <w:sz w:val="32"/>
          <w:szCs w:val="32"/>
          <w:lang w:val="en-US"/>
        </w:rPr>
        <w:t xml:space="preserve">                                             2. </w:t>
      </w:r>
      <w:r w:rsidRPr="005924D9">
        <w:rPr>
          <w:rFonts w:ascii="Arial" w:eastAsia="Arial" w:hAnsi="Arial" w:cs="Arial"/>
          <w:color w:val="000000" w:themeColor="text1"/>
          <w:sz w:val="32"/>
          <w:szCs w:val="32"/>
          <w:lang w:val="en-US"/>
        </w:rPr>
        <w:t>Tesla</w:t>
      </w:r>
    </w:p>
    <w:p w14:paraId="0961DF19" w14:textId="790F7FEC" w:rsidR="00295AB4" w:rsidRPr="00365294" w:rsidRDefault="005924D9" w:rsidP="5C85B824">
      <w:pPr>
        <w:spacing w:after="0"/>
        <w:ind w:left="-20" w:right="-20" w:hanging="274"/>
        <w:rPr>
          <w:rFonts w:ascii="Arial" w:eastAsia="Arial" w:hAnsi="Arial" w:cs="Arial"/>
          <w:color w:val="000000" w:themeColor="text1"/>
          <w:sz w:val="32"/>
          <w:szCs w:val="32"/>
          <w:lang w:val="en-US"/>
        </w:rPr>
      </w:pPr>
      <w:r>
        <w:rPr>
          <w:rFonts w:ascii="Arial" w:eastAsia="Arial" w:hAnsi="Arial" w:cs="Arial"/>
          <w:color w:val="000000" w:themeColor="text1"/>
          <w:sz w:val="32"/>
          <w:szCs w:val="32"/>
          <w:lang w:val="en-US"/>
        </w:rPr>
        <w:t xml:space="preserve">3. </w:t>
      </w:r>
      <w:r w:rsidR="3EF7A9A0" w:rsidRPr="1550ADCC">
        <w:rPr>
          <w:rFonts w:ascii="Arial" w:eastAsia="Arial" w:hAnsi="Arial" w:cs="Arial"/>
          <w:color w:val="000000" w:themeColor="text1"/>
          <w:sz w:val="32"/>
          <w:szCs w:val="32"/>
          <w:lang w:val="en-US"/>
        </w:rPr>
        <w:t>Volkswagen</w:t>
      </w:r>
      <w:r w:rsidR="00863900">
        <w:rPr>
          <w:rFonts w:ascii="Arial" w:eastAsia="Arial" w:hAnsi="Arial" w:cs="Arial"/>
          <w:color w:val="000000" w:themeColor="text1"/>
          <w:sz w:val="32"/>
          <w:szCs w:val="32"/>
          <w:lang w:val="en-US"/>
        </w:rPr>
        <w:t xml:space="preserve">                                  4. </w:t>
      </w:r>
      <w:r w:rsidR="3EF7A9A0" w:rsidRPr="2F39A78F">
        <w:rPr>
          <w:rFonts w:ascii="Arial" w:eastAsia="Arial" w:hAnsi="Arial" w:cs="Arial"/>
          <w:color w:val="000000" w:themeColor="text1"/>
          <w:sz w:val="32"/>
          <w:szCs w:val="32"/>
          <w:lang w:val="en-US"/>
        </w:rPr>
        <w:t>Nissan</w:t>
      </w:r>
    </w:p>
    <w:p w14:paraId="1480E4B1" w14:textId="5A502674" w:rsidR="08C5FEAA" w:rsidRDefault="00AB2CF2" w:rsidP="005924D9">
      <w:pPr>
        <w:spacing w:after="0"/>
        <w:ind w:left="-20" w:right="-20" w:hanging="274"/>
        <w:rPr>
          <w:rFonts w:ascii="Arial" w:eastAsia="Arial" w:hAnsi="Arial" w:cs="Arial"/>
          <w:color w:val="000000" w:themeColor="text1"/>
          <w:sz w:val="32"/>
          <w:szCs w:val="32"/>
          <w:lang w:val="en-US"/>
        </w:rPr>
      </w:pPr>
      <w:r>
        <w:rPr>
          <w:rFonts w:ascii="Arial" w:eastAsia="Arial" w:hAnsi="Arial" w:cs="Arial"/>
          <w:color w:val="000000" w:themeColor="text1"/>
          <w:sz w:val="32"/>
          <w:szCs w:val="32"/>
          <w:lang w:val="en-US"/>
        </w:rPr>
        <w:t xml:space="preserve">5. </w:t>
      </w:r>
      <w:r w:rsidR="3EF7A9A0" w:rsidRPr="2F39A78F">
        <w:rPr>
          <w:rFonts w:ascii="Arial" w:eastAsia="Arial" w:hAnsi="Arial" w:cs="Arial"/>
          <w:color w:val="000000" w:themeColor="text1"/>
          <w:sz w:val="32"/>
          <w:szCs w:val="32"/>
          <w:lang w:val="en-US"/>
        </w:rPr>
        <w:t>BMW</w:t>
      </w:r>
    </w:p>
    <w:p w14:paraId="60D4B4E3" w14:textId="17816F21" w:rsidR="005924D9" w:rsidRPr="005924D9" w:rsidRDefault="005924D9" w:rsidP="005924D9">
      <w:pPr>
        <w:spacing w:after="0"/>
        <w:ind w:left="-20" w:right="-20" w:hanging="274"/>
        <w:rPr>
          <w:rFonts w:ascii="Arial" w:eastAsia="Arial" w:hAnsi="Arial" w:cs="Arial"/>
          <w:color w:val="000000" w:themeColor="text1"/>
          <w:sz w:val="32"/>
          <w:szCs w:val="32"/>
          <w:lang w:val="en-US"/>
        </w:rPr>
      </w:pPr>
    </w:p>
    <w:p w14:paraId="6C0DBE4A" w14:textId="1044A798" w:rsidR="00295AB4" w:rsidRPr="00A961FD" w:rsidRDefault="6E6F42DD" w:rsidP="1870EC99">
      <w:pPr>
        <w:spacing w:after="0"/>
        <w:ind w:left="-20" w:right="-20"/>
        <w:jc w:val="center"/>
        <w:rPr>
          <w:rFonts w:ascii="Arial" w:eastAsia="Arial" w:hAnsi="Arial" w:cs="Arial"/>
          <w:color w:val="FF0000"/>
          <w:sz w:val="44"/>
          <w:szCs w:val="44"/>
          <w:u w:val="single"/>
          <w:lang w:val="en-US"/>
        </w:rPr>
      </w:pPr>
      <w:r w:rsidRPr="1F632B8F">
        <w:rPr>
          <w:rFonts w:ascii="Arial" w:eastAsia="Arial" w:hAnsi="Arial" w:cs="Arial"/>
          <w:color w:val="FF0000"/>
          <w:sz w:val="44"/>
          <w:szCs w:val="44"/>
          <w:u w:val="single"/>
          <w:lang w:val="en-US"/>
        </w:rPr>
        <w:t>Who Leads the Charge Towards Electric Mobility</w:t>
      </w:r>
    </w:p>
    <w:p w14:paraId="5831F377" w14:textId="330B2C7E" w:rsidR="757B21C5" w:rsidRDefault="757B21C5" w:rsidP="757B21C5">
      <w:pPr>
        <w:spacing w:after="0"/>
        <w:ind w:left="-20" w:right="-20"/>
        <w:jc w:val="center"/>
        <w:rPr>
          <w:rFonts w:ascii="Arial" w:eastAsia="Arial" w:hAnsi="Arial" w:cs="Arial"/>
          <w:color w:val="FF0000"/>
          <w:sz w:val="44"/>
          <w:szCs w:val="44"/>
          <w:u w:val="single"/>
          <w:lang w:val="en-US"/>
        </w:rPr>
      </w:pPr>
    </w:p>
    <w:p w14:paraId="09979903" w14:textId="6F18A258" w:rsidR="58F9DDDA" w:rsidRDefault="6E6F42DD" w:rsidP="39167EAC">
      <w:pPr>
        <w:spacing w:after="0"/>
        <w:ind w:left="-20" w:right="-20"/>
        <w:jc w:val="center"/>
      </w:pPr>
      <w:r>
        <w:rPr>
          <w:noProof/>
        </w:rPr>
        <w:drawing>
          <wp:inline distT="0" distB="0" distL="0" distR="0" wp14:anchorId="25E94860" wp14:editId="2E4BFC51">
            <wp:extent cx="4572000" cy="2800350"/>
            <wp:effectExtent l="0" t="0" r="0" b="0"/>
            <wp:docPr id="2070737849" name="Picture 2070737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0737849"/>
                    <pic:cNvPicPr/>
                  </pic:nvPicPr>
                  <pic:blipFill>
                    <a:blip r:embed="rId32">
                      <a:extLst>
                        <a:ext uri="{28A0092B-C50C-407E-A947-70E740481C1C}">
                          <a14:useLocalDpi xmlns:a14="http://schemas.microsoft.com/office/drawing/2010/main" val="0"/>
                        </a:ext>
                      </a:extLst>
                    </a:blip>
                    <a:stretch>
                      <a:fillRect/>
                    </a:stretch>
                  </pic:blipFill>
                  <pic:spPr>
                    <a:xfrm>
                      <a:off x="0" y="0"/>
                      <a:ext cx="4572000" cy="2800350"/>
                    </a:xfrm>
                    <a:prstGeom prst="rect">
                      <a:avLst/>
                    </a:prstGeom>
                  </pic:spPr>
                </pic:pic>
              </a:graphicData>
            </a:graphic>
          </wp:inline>
        </w:drawing>
      </w:r>
    </w:p>
    <w:p w14:paraId="24B1CC50" w14:textId="5D6E2BA4" w:rsidR="0F91BE33" w:rsidRDefault="0F91BE33" w:rsidP="0F91BE33">
      <w:pPr>
        <w:spacing w:after="0"/>
        <w:ind w:left="-20" w:right="-20"/>
        <w:jc w:val="center"/>
      </w:pPr>
    </w:p>
    <w:p w14:paraId="1AD78181" w14:textId="77777777" w:rsidR="00F5514A" w:rsidRDefault="00F5514A" w:rsidP="0F91BE33">
      <w:pPr>
        <w:spacing w:after="0"/>
        <w:ind w:left="-20" w:right="-20"/>
        <w:jc w:val="center"/>
      </w:pPr>
    </w:p>
    <w:p w14:paraId="27D9F0AB" w14:textId="1FB16EAC" w:rsidR="5B824041" w:rsidRDefault="5B824041" w:rsidP="5B824041">
      <w:pPr>
        <w:spacing w:after="0"/>
        <w:ind w:left="-20" w:right="-20"/>
        <w:jc w:val="center"/>
      </w:pPr>
    </w:p>
    <w:p w14:paraId="1CD3406F" w14:textId="3AE74262" w:rsidR="757B21C5" w:rsidRDefault="757B21C5" w:rsidP="757B21C5">
      <w:pPr>
        <w:spacing w:after="0"/>
        <w:ind w:left="-20" w:right="-20"/>
        <w:jc w:val="center"/>
      </w:pPr>
    </w:p>
    <w:p w14:paraId="72C2088F" w14:textId="489DB9D9" w:rsidR="00295AB4" w:rsidRPr="00A961FD" w:rsidRDefault="6E6F42DD" w:rsidP="3FD6D18F">
      <w:pPr>
        <w:spacing w:after="0"/>
        <w:ind w:left="-20" w:right="-20"/>
        <w:jc w:val="both"/>
      </w:pPr>
      <w:r w:rsidRPr="12DF9FAA">
        <w:rPr>
          <w:rFonts w:ascii="Arial" w:eastAsia="Arial" w:hAnsi="Arial" w:cs="Arial"/>
          <w:color w:val="ED0000"/>
          <w:sz w:val="32"/>
          <w:szCs w:val="32"/>
          <w:lang w:val="en-US"/>
        </w:rPr>
        <w:t>China</w:t>
      </w:r>
      <w:r w:rsidRPr="12DF9FAA">
        <w:rPr>
          <w:rFonts w:ascii="Arial" w:eastAsia="Arial" w:hAnsi="Arial" w:cs="Arial"/>
          <w:color w:val="000000" w:themeColor="text1"/>
          <w:sz w:val="32"/>
          <w:szCs w:val="32"/>
          <w:lang w:val="en-US"/>
        </w:rPr>
        <w:t xml:space="preserve"> tops global plug-in car numbers, owning </w:t>
      </w:r>
      <w:r w:rsidRPr="12DF9FAA">
        <w:rPr>
          <w:rFonts w:ascii="Arial" w:eastAsia="Arial" w:hAnsi="Arial" w:cs="Arial"/>
          <w:color w:val="ED0000"/>
          <w:sz w:val="32"/>
          <w:szCs w:val="32"/>
          <w:lang w:val="en-US"/>
        </w:rPr>
        <w:t>20.41 million units</w:t>
      </w:r>
      <w:r w:rsidRPr="12DF9FAA">
        <w:rPr>
          <w:rFonts w:ascii="Arial" w:eastAsia="Arial" w:hAnsi="Arial" w:cs="Arial"/>
          <w:color w:val="000000" w:themeColor="text1"/>
          <w:sz w:val="32"/>
          <w:szCs w:val="32"/>
          <w:lang w:val="en-US"/>
        </w:rPr>
        <w:t xml:space="preserve"> as of December </w:t>
      </w:r>
      <w:r w:rsidRPr="12DF9FAA">
        <w:rPr>
          <w:rFonts w:ascii="Arial" w:eastAsia="Arial" w:hAnsi="Arial" w:cs="Arial"/>
          <w:color w:val="ED0000"/>
          <w:sz w:val="32"/>
          <w:szCs w:val="32"/>
          <w:lang w:val="en-US"/>
        </w:rPr>
        <w:t>2023</w:t>
      </w:r>
      <w:r w:rsidRPr="12DF9FAA">
        <w:rPr>
          <w:rFonts w:ascii="Arial" w:eastAsia="Arial" w:hAnsi="Arial" w:cs="Arial"/>
          <w:color w:val="000000" w:themeColor="text1"/>
          <w:sz w:val="32"/>
          <w:szCs w:val="32"/>
          <w:lang w:val="en-US"/>
        </w:rPr>
        <w:t>, almost half of the global fleet.</w:t>
      </w:r>
    </w:p>
    <w:p w14:paraId="74FB7EAE" w14:textId="30EA468F" w:rsidR="00295AB4" w:rsidRPr="00A961FD" w:rsidRDefault="6E6F42DD" w:rsidP="3FD6D18F">
      <w:pPr>
        <w:spacing w:after="0"/>
        <w:ind w:left="-20" w:right="-20"/>
        <w:jc w:val="both"/>
      </w:pPr>
      <w:r w:rsidRPr="04B45ACA">
        <w:rPr>
          <w:rFonts w:ascii="Arial" w:eastAsia="Arial" w:hAnsi="Arial" w:cs="Arial"/>
          <w:color w:val="000000" w:themeColor="text1"/>
          <w:sz w:val="32"/>
          <w:szCs w:val="32"/>
          <w:lang w:val="en-US"/>
        </w:rPr>
        <w:t xml:space="preserve"> By </w:t>
      </w:r>
      <w:r w:rsidRPr="04B45ACA">
        <w:rPr>
          <w:rFonts w:ascii="Arial" w:eastAsia="Arial" w:hAnsi="Arial" w:cs="Arial"/>
          <w:color w:val="ED0000"/>
          <w:sz w:val="32"/>
          <w:szCs w:val="32"/>
          <w:lang w:val="en-US"/>
        </w:rPr>
        <w:t>2026</w:t>
      </w:r>
      <w:r w:rsidRPr="04B45ACA">
        <w:rPr>
          <w:rFonts w:ascii="Arial" w:eastAsia="Arial" w:hAnsi="Arial" w:cs="Arial"/>
          <w:color w:val="000000" w:themeColor="text1"/>
          <w:sz w:val="32"/>
          <w:szCs w:val="32"/>
          <w:lang w:val="en-US"/>
        </w:rPr>
        <w:t xml:space="preserve">, </w:t>
      </w:r>
      <w:r w:rsidRPr="04B45ACA">
        <w:rPr>
          <w:rFonts w:ascii="Arial" w:eastAsia="Arial" w:hAnsi="Arial" w:cs="Arial"/>
          <w:color w:val="ED0000"/>
          <w:sz w:val="32"/>
          <w:szCs w:val="32"/>
          <w:lang w:val="en-US"/>
        </w:rPr>
        <w:t>over 50%</w:t>
      </w:r>
      <w:r w:rsidRPr="04B45ACA">
        <w:rPr>
          <w:rFonts w:ascii="Arial" w:eastAsia="Arial" w:hAnsi="Arial" w:cs="Arial"/>
          <w:color w:val="000000" w:themeColor="text1"/>
          <w:sz w:val="32"/>
          <w:szCs w:val="32"/>
          <w:lang w:val="en-US"/>
        </w:rPr>
        <w:t xml:space="preserve"> of China's new passenger vehicle </w:t>
      </w:r>
      <w:r w:rsidRPr="04B45ACA">
        <w:rPr>
          <w:rFonts w:ascii="Arial" w:eastAsia="Arial" w:hAnsi="Arial" w:cs="Arial"/>
          <w:color w:val="ED0000"/>
          <w:sz w:val="32"/>
          <w:szCs w:val="32"/>
          <w:lang w:val="en-US"/>
        </w:rPr>
        <w:t xml:space="preserve">sales </w:t>
      </w:r>
      <w:r w:rsidRPr="04B45ACA">
        <w:rPr>
          <w:rFonts w:ascii="Arial" w:eastAsia="Arial" w:hAnsi="Arial" w:cs="Arial"/>
          <w:color w:val="000000" w:themeColor="text1"/>
          <w:sz w:val="32"/>
          <w:szCs w:val="32"/>
          <w:lang w:val="en-US"/>
        </w:rPr>
        <w:t xml:space="preserve">are projected to be </w:t>
      </w:r>
      <w:r w:rsidRPr="04B45ACA">
        <w:rPr>
          <w:rFonts w:ascii="Arial" w:eastAsia="Arial" w:hAnsi="Arial" w:cs="Arial"/>
          <w:color w:val="ED0000"/>
          <w:sz w:val="32"/>
          <w:szCs w:val="32"/>
          <w:lang w:val="en-US"/>
        </w:rPr>
        <w:t>electric</w:t>
      </w:r>
      <w:r w:rsidRPr="04B45ACA">
        <w:rPr>
          <w:rFonts w:ascii="Arial" w:eastAsia="Arial" w:hAnsi="Arial" w:cs="Arial"/>
          <w:color w:val="000000" w:themeColor="text1"/>
          <w:sz w:val="32"/>
          <w:szCs w:val="32"/>
          <w:lang w:val="en-US"/>
        </w:rPr>
        <w:t>.</w:t>
      </w:r>
    </w:p>
    <w:p w14:paraId="4B58EE81" w14:textId="3A80D18F" w:rsidR="00295AB4" w:rsidRPr="00A961FD" w:rsidRDefault="00295AB4" w:rsidP="04B45ACA">
      <w:pPr>
        <w:spacing w:after="0"/>
        <w:ind w:left="-20" w:right="-20"/>
        <w:jc w:val="both"/>
        <w:rPr>
          <w:rFonts w:ascii="Arial" w:eastAsia="Arial" w:hAnsi="Arial" w:cs="Arial"/>
          <w:color w:val="000000" w:themeColor="text1"/>
          <w:sz w:val="32"/>
          <w:szCs w:val="32"/>
          <w:lang w:val="en-US"/>
        </w:rPr>
      </w:pPr>
    </w:p>
    <w:p w14:paraId="43FD1FB7" w14:textId="6302FDFF" w:rsidR="00295AB4" w:rsidRPr="00A961FD" w:rsidRDefault="00295AB4" w:rsidP="04B45ACA">
      <w:pPr>
        <w:spacing w:after="0"/>
        <w:ind w:left="-20" w:right="-20"/>
        <w:jc w:val="both"/>
        <w:rPr>
          <w:rFonts w:ascii="Arial" w:eastAsia="Arial" w:hAnsi="Arial" w:cs="Arial"/>
          <w:color w:val="000000" w:themeColor="text1"/>
          <w:sz w:val="32"/>
          <w:szCs w:val="32"/>
          <w:lang w:val="en-US"/>
        </w:rPr>
      </w:pPr>
    </w:p>
    <w:p w14:paraId="1826BDDD" w14:textId="7B1863E9" w:rsidR="4D66A39C" w:rsidRDefault="4D66A39C" w:rsidP="4D66A39C">
      <w:pPr>
        <w:spacing w:after="0"/>
        <w:ind w:left="-20" w:right="-20"/>
        <w:jc w:val="center"/>
        <w:rPr>
          <w:rFonts w:ascii="Arial" w:eastAsia="Arial" w:hAnsi="Arial" w:cs="Arial"/>
          <w:color w:val="FF0000"/>
          <w:sz w:val="44"/>
          <w:szCs w:val="44"/>
          <w:u w:val="single"/>
          <w:lang w:val="en-US"/>
        </w:rPr>
      </w:pPr>
    </w:p>
    <w:p w14:paraId="3B11B3D8" w14:textId="6AF8D1CA" w:rsidR="0F91BE33" w:rsidRDefault="0F91BE33" w:rsidP="0F91BE33">
      <w:pPr>
        <w:spacing w:after="0"/>
        <w:ind w:left="-20" w:right="-20"/>
        <w:jc w:val="center"/>
        <w:rPr>
          <w:rFonts w:ascii="Arial" w:eastAsia="Arial" w:hAnsi="Arial" w:cs="Arial"/>
          <w:color w:val="FF0000"/>
          <w:sz w:val="44"/>
          <w:szCs w:val="44"/>
          <w:u w:val="single"/>
          <w:lang w:val="en-US"/>
        </w:rPr>
      </w:pPr>
    </w:p>
    <w:p w14:paraId="1A84ACBE" w14:textId="5D2B403F" w:rsidR="00295AB4" w:rsidRPr="00A961FD" w:rsidRDefault="00AE750B" w:rsidP="00923E70">
      <w:pPr>
        <w:spacing w:after="0"/>
        <w:ind w:left="-20" w:right="-20"/>
        <w:jc w:val="center"/>
        <w:rPr>
          <w:rFonts w:ascii="Arial" w:eastAsia="Arial" w:hAnsi="Arial" w:cs="Arial"/>
          <w:color w:val="FF0000"/>
          <w:sz w:val="44"/>
          <w:szCs w:val="44"/>
          <w:u w:val="single"/>
          <w:lang w:val="en-US"/>
        </w:rPr>
      </w:pPr>
      <w:r>
        <w:rPr>
          <w:rFonts w:ascii="Arial" w:eastAsia="Arial" w:hAnsi="Arial" w:cs="Arial"/>
          <w:color w:val="FF0000"/>
          <w:sz w:val="44"/>
          <w:szCs w:val="44"/>
          <w:u w:val="single"/>
          <w:lang w:val="en-US"/>
        </w:rPr>
        <w:lastRenderedPageBreak/>
        <w:t>(</w:t>
      </w:r>
      <w:r w:rsidR="4E1A687A" w:rsidRPr="04B45ACA">
        <w:rPr>
          <w:rFonts w:ascii="Arial" w:eastAsia="Arial" w:hAnsi="Arial" w:cs="Arial"/>
          <w:color w:val="FF0000"/>
          <w:sz w:val="44"/>
          <w:szCs w:val="44"/>
          <w:u w:val="single"/>
          <w:lang w:val="en-US"/>
        </w:rPr>
        <w:t>BEV</w:t>
      </w:r>
      <w:r>
        <w:rPr>
          <w:rFonts w:ascii="Arial" w:eastAsia="Arial" w:hAnsi="Arial" w:cs="Arial"/>
          <w:color w:val="FF0000"/>
          <w:sz w:val="44"/>
          <w:szCs w:val="44"/>
          <w:u w:val="single"/>
          <w:lang w:val="en-US"/>
        </w:rPr>
        <w:t>)</w:t>
      </w:r>
      <w:r w:rsidR="4E1A687A" w:rsidRPr="04B45ACA">
        <w:rPr>
          <w:rFonts w:ascii="Arial" w:eastAsia="Arial" w:hAnsi="Arial" w:cs="Arial"/>
          <w:color w:val="FF0000"/>
          <w:sz w:val="44"/>
          <w:szCs w:val="44"/>
          <w:u w:val="single"/>
          <w:lang w:val="en-US"/>
        </w:rPr>
        <w:t xml:space="preserve"> Battery Electric Vehicle</w:t>
      </w:r>
      <w:r>
        <w:rPr>
          <w:rFonts w:ascii="Arial" w:eastAsia="Arial" w:hAnsi="Arial" w:cs="Arial"/>
          <w:color w:val="FF0000"/>
          <w:sz w:val="44"/>
          <w:szCs w:val="44"/>
          <w:u w:val="single"/>
          <w:lang w:val="en-US"/>
        </w:rPr>
        <w:t xml:space="preserve"> Market</w:t>
      </w:r>
    </w:p>
    <w:p w14:paraId="12A2D2E8" w14:textId="6A1DAD36" w:rsidR="00295AB4" w:rsidRPr="00A961FD" w:rsidRDefault="00295AB4" w:rsidP="04B45ACA">
      <w:pPr>
        <w:spacing w:after="0"/>
        <w:ind w:left="-20" w:right="-20"/>
        <w:jc w:val="center"/>
        <w:rPr>
          <w:rFonts w:ascii="Arial" w:eastAsia="Arial" w:hAnsi="Arial" w:cs="Arial"/>
          <w:color w:val="FF0000"/>
          <w:sz w:val="44"/>
          <w:szCs w:val="44"/>
          <w:u w:val="single"/>
          <w:lang w:val="en-US"/>
        </w:rPr>
      </w:pPr>
    </w:p>
    <w:p w14:paraId="48F9D942" w14:textId="72269AA8" w:rsidR="00295AB4" w:rsidRPr="00A961FD" w:rsidRDefault="4E1A687A" w:rsidP="04B45ACA">
      <w:pPr>
        <w:spacing w:after="0"/>
        <w:ind w:left="-20" w:right="-20"/>
        <w:jc w:val="both"/>
        <w:rPr>
          <w:rFonts w:ascii="Arial" w:eastAsia="Arial" w:hAnsi="Arial" w:cs="Arial"/>
          <w:color w:val="000000" w:themeColor="text1"/>
          <w:sz w:val="32"/>
          <w:szCs w:val="32"/>
          <w:lang w:val="en-US"/>
        </w:rPr>
      </w:pPr>
      <w:r w:rsidRPr="04B45ACA">
        <w:rPr>
          <w:rFonts w:ascii="Arial" w:eastAsia="Arial" w:hAnsi="Arial" w:cs="Arial"/>
          <w:color w:val="000000" w:themeColor="text1"/>
          <w:sz w:val="32"/>
          <w:szCs w:val="32"/>
          <w:lang w:val="en-US"/>
        </w:rPr>
        <w:t>In 2021, the global ratio of Battery Electric Vehicles (BEVs) to Plug-in Hybrid Electric Vehicles (PHEVs) was 71:29. The BEV market exceeded USD 300 billion in 2022, poised for a 15% CAGR from 2023 to 2032. This growth is fueled by stringent global regulations addressing emissions from fossil-fuel-powered vehicles.</w:t>
      </w:r>
    </w:p>
    <w:p w14:paraId="3A2F7778" w14:textId="24C0C07B" w:rsidR="00295AB4" w:rsidRPr="00A961FD" w:rsidRDefault="00295AB4" w:rsidP="04B45ACA">
      <w:pPr>
        <w:spacing w:after="0"/>
        <w:ind w:left="-20" w:right="-20"/>
        <w:jc w:val="both"/>
        <w:rPr>
          <w:rFonts w:ascii="Arial" w:eastAsia="Arial" w:hAnsi="Arial" w:cs="Arial"/>
          <w:color w:val="000000" w:themeColor="text1"/>
          <w:sz w:val="32"/>
          <w:szCs w:val="32"/>
          <w:lang w:val="en-US"/>
        </w:rPr>
      </w:pPr>
    </w:p>
    <w:p w14:paraId="4021E58D" w14:textId="748DEB5B" w:rsidR="00295AB4" w:rsidRPr="00A961FD" w:rsidRDefault="00295AB4" w:rsidP="00C82900">
      <w:pPr>
        <w:spacing w:after="0"/>
        <w:ind w:right="-20"/>
        <w:jc w:val="both"/>
        <w:rPr>
          <w:rFonts w:ascii="Arial" w:eastAsia="Arial" w:hAnsi="Arial" w:cs="Arial"/>
          <w:color w:val="000000" w:themeColor="text1"/>
          <w:sz w:val="32"/>
          <w:szCs w:val="32"/>
          <w:lang w:val="en-US"/>
        </w:rPr>
      </w:pPr>
    </w:p>
    <w:p w14:paraId="682722E7" w14:textId="65217107" w:rsidR="00295AB4" w:rsidRPr="00A961FD" w:rsidRDefault="4E1A687A" w:rsidP="04B45ACA">
      <w:pPr>
        <w:spacing w:after="0"/>
        <w:ind w:left="-20" w:right="-20"/>
        <w:jc w:val="center"/>
        <w:rPr>
          <w:rFonts w:ascii="Arial" w:eastAsia="Arial" w:hAnsi="Arial" w:cs="Arial"/>
          <w:color w:val="FF0000"/>
          <w:sz w:val="48"/>
          <w:szCs w:val="48"/>
          <w:u w:val="single"/>
          <w:lang w:val="en-US"/>
        </w:rPr>
      </w:pPr>
      <w:r w:rsidRPr="04B45ACA">
        <w:rPr>
          <w:rFonts w:ascii="Arial" w:eastAsia="Arial" w:hAnsi="Arial" w:cs="Arial"/>
          <w:color w:val="FF0000"/>
          <w:sz w:val="48"/>
          <w:szCs w:val="48"/>
          <w:u w:val="single"/>
          <w:lang w:val="en-US"/>
        </w:rPr>
        <w:t xml:space="preserve">WHY </w:t>
      </w:r>
      <w:r w:rsidRPr="04B45ACA">
        <w:rPr>
          <w:rFonts w:ascii="Arial" w:eastAsia="Arial" w:hAnsi="Arial" w:cs="Arial"/>
          <w:color w:val="FF0000"/>
          <w:sz w:val="44"/>
          <w:szCs w:val="44"/>
          <w:u w:val="single"/>
          <w:lang w:val="en-US"/>
        </w:rPr>
        <w:t>ARE</w:t>
      </w:r>
      <w:r w:rsidRPr="04B45ACA">
        <w:rPr>
          <w:rFonts w:ascii="Arial" w:eastAsia="Arial" w:hAnsi="Arial" w:cs="Arial"/>
          <w:color w:val="FF0000"/>
          <w:sz w:val="48"/>
          <w:szCs w:val="48"/>
          <w:u w:val="single"/>
          <w:lang w:val="en-US"/>
        </w:rPr>
        <w:t xml:space="preserve"> BEV’S PREFERRED?</w:t>
      </w:r>
    </w:p>
    <w:p w14:paraId="615E0253" w14:textId="71BD53BF" w:rsidR="00295AB4" w:rsidRPr="00A961FD" w:rsidRDefault="00295AB4" w:rsidP="04B45ACA">
      <w:pPr>
        <w:spacing w:after="0"/>
        <w:ind w:left="-20" w:right="-20"/>
        <w:jc w:val="both"/>
        <w:rPr>
          <w:rFonts w:ascii="Arial" w:eastAsia="Arial" w:hAnsi="Arial" w:cs="Arial"/>
          <w:color w:val="000000" w:themeColor="text1"/>
          <w:sz w:val="32"/>
          <w:szCs w:val="32"/>
          <w:lang w:val="en-US"/>
        </w:rPr>
      </w:pPr>
    </w:p>
    <w:p w14:paraId="6B0B29B0" w14:textId="1D6BD856" w:rsidR="00295AB4" w:rsidRPr="00A961FD" w:rsidRDefault="4E1A687A" w:rsidP="04B45ACA">
      <w:pPr>
        <w:spacing w:after="0"/>
        <w:ind w:left="-20" w:right="-20"/>
        <w:jc w:val="center"/>
        <w:rPr>
          <w:rFonts w:ascii="Arial" w:eastAsia="Arial" w:hAnsi="Arial" w:cs="Arial"/>
          <w:color w:val="000000" w:themeColor="text1"/>
          <w:sz w:val="32"/>
          <w:szCs w:val="32"/>
          <w:lang w:val="en-US"/>
        </w:rPr>
      </w:pPr>
      <w:r>
        <w:rPr>
          <w:noProof/>
        </w:rPr>
        <w:drawing>
          <wp:inline distT="0" distB="0" distL="0" distR="0" wp14:anchorId="3DD03DDB" wp14:editId="1295F181">
            <wp:extent cx="4572000" cy="2809875"/>
            <wp:effectExtent l="0" t="0" r="0" b="0"/>
            <wp:docPr id="1177937189" name="Picture 1177937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2809875"/>
                    </a:xfrm>
                    <a:prstGeom prst="rect">
                      <a:avLst/>
                    </a:prstGeom>
                  </pic:spPr>
                </pic:pic>
              </a:graphicData>
            </a:graphic>
          </wp:inline>
        </w:drawing>
      </w:r>
    </w:p>
    <w:p w14:paraId="19C285BE" w14:textId="3CD741E4" w:rsidR="00295AB4" w:rsidRPr="00A961FD" w:rsidRDefault="00295AB4" w:rsidP="04B45ACA">
      <w:pPr>
        <w:spacing w:after="0"/>
        <w:ind w:left="-20" w:right="-20"/>
        <w:jc w:val="center"/>
        <w:rPr>
          <w:rFonts w:ascii="Arial" w:eastAsia="Arial" w:hAnsi="Arial" w:cs="Arial"/>
          <w:color w:val="000000" w:themeColor="text1"/>
          <w:sz w:val="32"/>
          <w:szCs w:val="32"/>
          <w:lang w:val="en-US"/>
        </w:rPr>
      </w:pPr>
    </w:p>
    <w:p w14:paraId="6F59CD19" w14:textId="4ACB70A5" w:rsidR="00295AB4" w:rsidRPr="00A961FD" w:rsidRDefault="4E1A687A" w:rsidP="04B45ACA">
      <w:pPr>
        <w:spacing w:after="0"/>
        <w:ind w:left="-20" w:right="-20"/>
        <w:jc w:val="both"/>
        <w:rPr>
          <w:rFonts w:ascii="Arial" w:eastAsia="Arial" w:hAnsi="Arial" w:cs="Arial"/>
          <w:color w:val="000000" w:themeColor="text1"/>
          <w:sz w:val="32"/>
          <w:szCs w:val="32"/>
          <w:lang w:val="en-US"/>
        </w:rPr>
      </w:pPr>
      <w:r w:rsidRPr="00DB3F67">
        <w:rPr>
          <w:rFonts w:ascii="Arial" w:eastAsia="Arial" w:hAnsi="Arial" w:cs="Arial"/>
          <w:color w:val="FF0000"/>
          <w:sz w:val="32"/>
          <w:szCs w:val="32"/>
          <w:lang w:val="en-US"/>
        </w:rPr>
        <w:t xml:space="preserve">Jeevan Foundry, a leading global casting </w:t>
      </w:r>
      <w:r w:rsidRPr="04B45ACA">
        <w:rPr>
          <w:rFonts w:ascii="Arial" w:eastAsia="Arial" w:hAnsi="Arial" w:cs="Arial"/>
          <w:color w:val="000000" w:themeColor="text1"/>
          <w:sz w:val="32"/>
          <w:szCs w:val="32"/>
          <w:lang w:val="en-US"/>
        </w:rPr>
        <w:t xml:space="preserve">industry player, can enter the </w:t>
      </w:r>
      <w:r w:rsidRPr="00DB3F67">
        <w:rPr>
          <w:rFonts w:ascii="Arial" w:eastAsia="Arial" w:hAnsi="Arial" w:cs="Arial"/>
          <w:color w:val="FF0000"/>
          <w:sz w:val="32"/>
          <w:szCs w:val="32"/>
          <w:lang w:val="en-US"/>
        </w:rPr>
        <w:t xml:space="preserve">Electric Vehicle (EV) sector </w:t>
      </w:r>
      <w:r w:rsidRPr="04B45ACA">
        <w:rPr>
          <w:rFonts w:ascii="Arial" w:eastAsia="Arial" w:hAnsi="Arial" w:cs="Arial"/>
          <w:color w:val="000000" w:themeColor="text1"/>
          <w:sz w:val="32"/>
          <w:szCs w:val="32"/>
          <w:lang w:val="en-US"/>
        </w:rPr>
        <w:t xml:space="preserve">by strategically employing </w:t>
      </w:r>
      <w:r w:rsidRPr="00DB3F67">
        <w:rPr>
          <w:rFonts w:ascii="Arial" w:eastAsia="Arial" w:hAnsi="Arial" w:cs="Arial"/>
          <w:color w:val="FF0000"/>
          <w:sz w:val="32"/>
          <w:szCs w:val="32"/>
          <w:lang w:val="en-US"/>
        </w:rPr>
        <w:t>High-Pressure Die Casting (HPDC)</w:t>
      </w:r>
      <w:r w:rsidRPr="04B45ACA">
        <w:rPr>
          <w:rFonts w:ascii="Arial" w:eastAsia="Arial" w:hAnsi="Arial" w:cs="Arial"/>
          <w:color w:val="000000" w:themeColor="text1"/>
          <w:sz w:val="32"/>
          <w:szCs w:val="32"/>
          <w:lang w:val="en-US"/>
        </w:rPr>
        <w:t xml:space="preserve">. Leveraging its casting expertise, Jeevan Foundry can contribute to the EV industry, fostering sustainability and </w:t>
      </w:r>
      <w:r w:rsidRPr="00DB3F67">
        <w:rPr>
          <w:rFonts w:ascii="Arial" w:eastAsia="Arial" w:hAnsi="Arial" w:cs="Arial"/>
          <w:color w:val="FF0000"/>
          <w:sz w:val="32"/>
          <w:szCs w:val="32"/>
          <w:lang w:val="en-US"/>
        </w:rPr>
        <w:t xml:space="preserve">aligning with the growing </w:t>
      </w:r>
      <w:r w:rsidRPr="04B45ACA">
        <w:rPr>
          <w:rFonts w:ascii="Arial" w:eastAsia="Arial" w:hAnsi="Arial" w:cs="Arial"/>
          <w:color w:val="000000" w:themeColor="text1"/>
          <w:sz w:val="32"/>
          <w:szCs w:val="32"/>
          <w:lang w:val="en-US"/>
        </w:rPr>
        <w:t>demand for advanced casting technologies in the electric mobility sector.</w:t>
      </w:r>
    </w:p>
    <w:p w14:paraId="003E6067" w14:textId="7827FC05" w:rsidR="00295AB4" w:rsidRPr="00A961FD" w:rsidRDefault="00295AB4" w:rsidP="04B45ACA">
      <w:pPr>
        <w:spacing w:after="0"/>
        <w:ind w:left="-20" w:right="-20"/>
        <w:jc w:val="both"/>
        <w:rPr>
          <w:rFonts w:ascii="Arial" w:eastAsia="Arial" w:hAnsi="Arial" w:cs="Arial"/>
          <w:color w:val="000000" w:themeColor="text1"/>
          <w:sz w:val="32"/>
          <w:szCs w:val="32"/>
          <w:lang w:val="en-US"/>
        </w:rPr>
      </w:pPr>
    </w:p>
    <w:p w14:paraId="7756B2ED" w14:textId="0C2987D7" w:rsidR="00295AB4" w:rsidRPr="00A961FD" w:rsidRDefault="00295AB4" w:rsidP="04B45ACA">
      <w:pPr>
        <w:spacing w:after="0"/>
        <w:ind w:left="-20" w:right="-20"/>
        <w:jc w:val="both"/>
        <w:rPr>
          <w:rFonts w:ascii="Arial" w:eastAsia="Arial" w:hAnsi="Arial" w:cs="Arial"/>
          <w:color w:val="000000" w:themeColor="text1"/>
          <w:sz w:val="32"/>
          <w:szCs w:val="32"/>
          <w:lang w:val="en-US"/>
        </w:rPr>
      </w:pPr>
    </w:p>
    <w:p w14:paraId="13C7EF07" w14:textId="17FC4E98" w:rsidR="00295AB4" w:rsidRPr="00A961FD" w:rsidRDefault="4E1A687A" w:rsidP="00452B45">
      <w:pPr>
        <w:spacing w:after="0"/>
        <w:ind w:right="-20"/>
        <w:jc w:val="center"/>
        <w:rPr>
          <w:rFonts w:ascii="Arial" w:eastAsia="Arial" w:hAnsi="Arial" w:cs="Arial"/>
          <w:color w:val="FF0000"/>
          <w:sz w:val="44"/>
          <w:szCs w:val="44"/>
          <w:u w:val="single"/>
          <w:lang w:val="en-US"/>
        </w:rPr>
      </w:pPr>
      <w:r w:rsidRPr="04B45ACA">
        <w:rPr>
          <w:rFonts w:ascii="Arial" w:eastAsia="Arial" w:hAnsi="Arial" w:cs="Arial"/>
          <w:color w:val="FF0000"/>
          <w:sz w:val="44"/>
          <w:szCs w:val="44"/>
          <w:u w:val="single"/>
          <w:lang w:val="en-US"/>
        </w:rPr>
        <w:lastRenderedPageBreak/>
        <w:t>Career Alternatives for Mr. Sameer in the EV Sector</w:t>
      </w:r>
    </w:p>
    <w:p w14:paraId="4831EEC8" w14:textId="78C43250" w:rsidR="00295AB4" w:rsidRPr="00A961FD" w:rsidRDefault="00295AB4" w:rsidP="04B45ACA">
      <w:pPr>
        <w:spacing w:after="0"/>
        <w:ind w:left="-20" w:right="-20"/>
        <w:jc w:val="both"/>
        <w:rPr>
          <w:rFonts w:ascii="Arial" w:eastAsia="Arial" w:hAnsi="Arial" w:cs="Arial"/>
          <w:color w:val="000000" w:themeColor="text1"/>
          <w:sz w:val="32"/>
          <w:szCs w:val="32"/>
          <w:lang w:val="en-US"/>
        </w:rPr>
      </w:pPr>
    </w:p>
    <w:p w14:paraId="7D8E64C9" w14:textId="30B23688" w:rsidR="00295AB4" w:rsidRPr="00A961FD" w:rsidRDefault="0D083A70" w:rsidP="5785D347">
      <w:pPr>
        <w:jc w:val="center"/>
      </w:pPr>
      <w:r>
        <w:rPr>
          <w:noProof/>
        </w:rPr>
        <w:drawing>
          <wp:inline distT="0" distB="0" distL="0" distR="0" wp14:anchorId="35FDC4A7" wp14:editId="0490B9CD">
            <wp:extent cx="2841171" cy="982571"/>
            <wp:effectExtent l="0" t="0" r="0" b="8255"/>
            <wp:docPr id="31756454" name="Picture 31756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909830" cy="1006315"/>
                    </a:xfrm>
                    <a:prstGeom prst="rect">
                      <a:avLst/>
                    </a:prstGeom>
                  </pic:spPr>
                </pic:pic>
              </a:graphicData>
            </a:graphic>
          </wp:inline>
        </w:drawing>
      </w:r>
    </w:p>
    <w:p w14:paraId="643C6D19" w14:textId="517437C3" w:rsidR="0D083A70" w:rsidRDefault="0D083A70" w:rsidP="7B59C485">
      <w:pPr>
        <w:spacing w:after="0"/>
        <w:ind w:left="-20" w:right="-20"/>
        <w:jc w:val="center"/>
        <w:rPr>
          <w:rFonts w:ascii="Arial" w:eastAsia="Arial" w:hAnsi="Arial" w:cs="Arial"/>
          <w:color w:val="000000" w:themeColor="text1"/>
          <w:sz w:val="32"/>
          <w:szCs w:val="32"/>
          <w:lang w:val="en-US"/>
        </w:rPr>
      </w:pPr>
      <w:r w:rsidRPr="1902EC23">
        <w:rPr>
          <w:rFonts w:ascii="Arial" w:eastAsia="Arial" w:hAnsi="Arial" w:cs="Arial"/>
          <w:color w:val="000000" w:themeColor="text1"/>
          <w:sz w:val="32"/>
          <w:szCs w:val="32"/>
          <w:lang w:val="en-US"/>
        </w:rPr>
        <w:t xml:space="preserve">HOUSINGS FOR </w:t>
      </w:r>
      <w:r w:rsidRPr="4AAEA552">
        <w:rPr>
          <w:rFonts w:ascii="Arial" w:eastAsia="Arial" w:hAnsi="Arial" w:cs="Arial"/>
          <w:color w:val="000000" w:themeColor="text1"/>
          <w:sz w:val="32"/>
          <w:szCs w:val="32"/>
          <w:lang w:val="en-US"/>
        </w:rPr>
        <w:t>BATTERIES</w:t>
      </w:r>
      <w:r w:rsidRPr="1902EC23">
        <w:rPr>
          <w:rFonts w:ascii="Arial" w:eastAsia="Arial" w:hAnsi="Arial" w:cs="Arial"/>
          <w:color w:val="000000" w:themeColor="text1"/>
          <w:sz w:val="32"/>
          <w:szCs w:val="32"/>
          <w:lang w:val="en-US"/>
        </w:rPr>
        <w:t>, MOTORS &amp; INVERTER</w:t>
      </w:r>
    </w:p>
    <w:p w14:paraId="471BE516" w14:textId="0FBD1D5A" w:rsidR="7B59C485" w:rsidRDefault="7B59C485" w:rsidP="7B59C485">
      <w:pPr>
        <w:jc w:val="center"/>
        <w:rPr>
          <w:rFonts w:ascii="Arial" w:eastAsia="Calibri" w:hAnsi="Arial" w:cs="Arial"/>
          <w:color w:val="000000" w:themeColor="text1"/>
          <w:sz w:val="40"/>
          <w:szCs w:val="40"/>
          <w:lang w:val="en-US"/>
        </w:rPr>
      </w:pPr>
    </w:p>
    <w:p w14:paraId="1BAB0298" w14:textId="27DB9DD8" w:rsidR="0D083A70" w:rsidRDefault="0D083A70" w:rsidP="001B3A23">
      <w:pPr>
        <w:rPr>
          <w:rFonts w:ascii="Arial" w:eastAsia="Arial" w:hAnsi="Arial" w:cs="Arial"/>
          <w:color w:val="000000" w:themeColor="text1"/>
          <w:sz w:val="32"/>
          <w:szCs w:val="32"/>
          <w:lang w:val="en-US"/>
        </w:rPr>
      </w:pPr>
      <w:r>
        <w:rPr>
          <w:noProof/>
        </w:rPr>
        <w:drawing>
          <wp:inline distT="0" distB="0" distL="0" distR="0" wp14:anchorId="50DE1613" wp14:editId="4A4AB9F2">
            <wp:extent cx="2231571" cy="934146"/>
            <wp:effectExtent l="0" t="0" r="0" b="0"/>
            <wp:docPr id="88891020" name="Picture 88891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891020"/>
                    <pic:cNvPicPr/>
                  </pic:nvPicPr>
                  <pic:blipFill>
                    <a:blip r:embed="rId35">
                      <a:extLst>
                        <a:ext uri="{28A0092B-C50C-407E-A947-70E740481C1C}">
                          <a14:useLocalDpi xmlns:a14="http://schemas.microsoft.com/office/drawing/2010/main" val="0"/>
                        </a:ext>
                      </a:extLst>
                    </a:blip>
                    <a:stretch>
                      <a:fillRect/>
                    </a:stretch>
                  </pic:blipFill>
                  <pic:spPr>
                    <a:xfrm>
                      <a:off x="0" y="0"/>
                      <a:ext cx="2231571" cy="934146"/>
                    </a:xfrm>
                    <a:prstGeom prst="rect">
                      <a:avLst/>
                    </a:prstGeom>
                  </pic:spPr>
                </pic:pic>
              </a:graphicData>
            </a:graphic>
          </wp:inline>
        </w:drawing>
      </w:r>
      <w:r w:rsidRPr="1E9B297E">
        <w:rPr>
          <w:rFonts w:ascii="Arial" w:eastAsia="Arial" w:hAnsi="Arial" w:cs="Arial"/>
          <w:color w:val="000000" w:themeColor="text1"/>
          <w:sz w:val="32"/>
          <w:szCs w:val="32"/>
          <w:lang w:val="en-US"/>
        </w:rPr>
        <w:t>EV HOUSING EQUIPMENTS</w:t>
      </w:r>
    </w:p>
    <w:p w14:paraId="7E0896F1" w14:textId="6814C279" w:rsidR="0D083A70" w:rsidRDefault="0D083A70" w:rsidP="007A6532">
      <w:pPr>
        <w:spacing w:after="0"/>
        <w:ind w:right="-20"/>
        <w:rPr>
          <w:rFonts w:ascii="Arial" w:eastAsia="Arial" w:hAnsi="Arial" w:cs="Arial"/>
          <w:color w:val="000000" w:themeColor="text1"/>
          <w:sz w:val="36"/>
          <w:szCs w:val="36"/>
          <w:lang w:val="en-US"/>
        </w:rPr>
      </w:pPr>
    </w:p>
    <w:p w14:paraId="42C54AF3" w14:textId="1408BC0F" w:rsidR="00964AC9" w:rsidRDefault="00283104" w:rsidP="00964AC9">
      <w:pPr>
        <w:spacing w:after="0"/>
        <w:ind w:left="-20" w:right="-20"/>
        <w:rPr>
          <w:noProof/>
        </w:rPr>
      </w:pPr>
      <w:r>
        <w:rPr>
          <w:noProof/>
        </w:rPr>
        <w:drawing>
          <wp:inline distT="0" distB="0" distL="0" distR="0" wp14:anchorId="1A76BF47" wp14:editId="5894B3C0">
            <wp:extent cx="2209800" cy="1400657"/>
            <wp:effectExtent l="0" t="0" r="0" b="9525"/>
            <wp:docPr id="327296940" name="Picture 327296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296940"/>
                    <pic:cNvPicPr/>
                  </pic:nvPicPr>
                  <pic:blipFill>
                    <a:blip r:embed="rId36">
                      <a:extLst>
                        <a:ext uri="{28A0092B-C50C-407E-A947-70E740481C1C}">
                          <a14:useLocalDpi xmlns:a14="http://schemas.microsoft.com/office/drawing/2010/main" val="0"/>
                        </a:ext>
                      </a:extLst>
                    </a:blip>
                    <a:stretch>
                      <a:fillRect/>
                    </a:stretch>
                  </pic:blipFill>
                  <pic:spPr>
                    <a:xfrm>
                      <a:off x="0" y="0"/>
                      <a:ext cx="2225213" cy="1410426"/>
                    </a:xfrm>
                    <a:prstGeom prst="rect">
                      <a:avLst/>
                    </a:prstGeom>
                  </pic:spPr>
                </pic:pic>
              </a:graphicData>
            </a:graphic>
          </wp:inline>
        </w:drawing>
      </w:r>
      <w:r w:rsidR="00964AC9" w:rsidRPr="00964AC9">
        <w:rPr>
          <w:rFonts w:ascii="Arial" w:eastAsia="Arial" w:hAnsi="Arial" w:cs="Arial"/>
          <w:color w:val="000000" w:themeColor="text1"/>
          <w:sz w:val="32"/>
          <w:szCs w:val="32"/>
          <w:lang w:val="en-US"/>
        </w:rPr>
        <w:t xml:space="preserve"> </w:t>
      </w:r>
      <w:r w:rsidR="00964AC9" w:rsidRPr="1B1F2945">
        <w:rPr>
          <w:rFonts w:ascii="Arial" w:eastAsia="Arial" w:hAnsi="Arial" w:cs="Arial"/>
          <w:color w:val="000000" w:themeColor="text1"/>
          <w:sz w:val="32"/>
          <w:szCs w:val="32"/>
          <w:lang w:val="en-US"/>
        </w:rPr>
        <w:t>HEAT EXCHANGERS AND COOLING FINS TO ENSURE EFFICIENT THERMAL MANAGEMENT WITHIN EV SYSTEMS.</w:t>
      </w:r>
      <w:r w:rsidR="00964AC9" w:rsidRPr="0046626E">
        <w:rPr>
          <w:noProof/>
        </w:rPr>
        <w:t xml:space="preserve"> </w:t>
      </w:r>
    </w:p>
    <w:p w14:paraId="5C2FE2E7" w14:textId="25D91509" w:rsidR="00283104" w:rsidRDefault="00283104" w:rsidP="007A6532">
      <w:pPr>
        <w:spacing w:after="0"/>
        <w:ind w:left="-20" w:right="-20"/>
        <w:rPr>
          <w:rFonts w:ascii="Arial" w:eastAsia="Arial" w:hAnsi="Arial" w:cs="Arial"/>
          <w:color w:val="000000" w:themeColor="text1"/>
          <w:sz w:val="32"/>
          <w:szCs w:val="32"/>
          <w:lang w:val="en-US"/>
        </w:rPr>
      </w:pPr>
    </w:p>
    <w:p w14:paraId="72AB1F9D" w14:textId="45D75772" w:rsidR="7B59C485" w:rsidRDefault="7B59C485" w:rsidP="7B59C485">
      <w:pPr>
        <w:spacing w:after="0"/>
        <w:ind w:left="-20" w:right="-20"/>
        <w:rPr>
          <w:rFonts w:ascii="Arial" w:eastAsia="Arial" w:hAnsi="Arial" w:cs="Arial"/>
          <w:color w:val="000000" w:themeColor="text1"/>
          <w:sz w:val="36"/>
          <w:szCs w:val="36"/>
          <w:lang w:val="en-US"/>
        </w:rPr>
      </w:pPr>
    </w:p>
    <w:p w14:paraId="69A198CF" w14:textId="437B3B3C" w:rsidR="0D083A70" w:rsidRDefault="0D083A70" w:rsidP="000213A1">
      <w:pPr>
        <w:spacing w:after="0"/>
        <w:ind w:left="-20" w:right="-20"/>
        <w:rPr>
          <w:rFonts w:ascii="Arial" w:eastAsia="Arial" w:hAnsi="Arial" w:cs="Arial"/>
          <w:color w:val="000000" w:themeColor="text1"/>
          <w:sz w:val="32"/>
          <w:szCs w:val="32"/>
          <w:lang w:val="en-US"/>
        </w:rPr>
      </w:pPr>
      <w:r>
        <w:rPr>
          <w:noProof/>
        </w:rPr>
        <w:drawing>
          <wp:anchor distT="0" distB="0" distL="114300" distR="114300" simplePos="0" relativeHeight="251658241" behindDoc="0" locked="0" layoutInCell="1" allowOverlap="1" wp14:anchorId="69121725" wp14:editId="142C60B2">
            <wp:simplePos x="0" y="0"/>
            <wp:positionH relativeFrom="column">
              <wp:posOffset>-15240</wp:posOffset>
            </wp:positionH>
            <wp:positionV relativeFrom="paragraph">
              <wp:posOffset>-1270</wp:posOffset>
            </wp:positionV>
            <wp:extent cx="2102400" cy="1587600"/>
            <wp:effectExtent l="0" t="0" r="0" b="0"/>
            <wp:wrapSquare wrapText="bothSides"/>
            <wp:docPr id="482863293" name="Picture 482863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863293"/>
                    <pic:cNvPicPr/>
                  </pic:nvPicPr>
                  <pic:blipFill>
                    <a:blip r:embed="rId37">
                      <a:extLst>
                        <a:ext uri="{28A0092B-C50C-407E-A947-70E740481C1C}">
                          <a14:useLocalDpi xmlns:a14="http://schemas.microsoft.com/office/drawing/2010/main" val="0"/>
                        </a:ext>
                      </a:extLst>
                    </a:blip>
                    <a:stretch>
                      <a:fillRect/>
                    </a:stretch>
                  </pic:blipFill>
                  <pic:spPr>
                    <a:xfrm>
                      <a:off x="0" y="0"/>
                      <a:ext cx="2102400" cy="1587600"/>
                    </a:xfrm>
                    <a:prstGeom prst="rect">
                      <a:avLst/>
                    </a:prstGeom>
                  </pic:spPr>
                </pic:pic>
              </a:graphicData>
            </a:graphic>
            <wp14:sizeRelH relativeFrom="margin">
              <wp14:pctWidth>0</wp14:pctWidth>
            </wp14:sizeRelH>
            <wp14:sizeRelV relativeFrom="margin">
              <wp14:pctHeight>0</wp14:pctHeight>
            </wp14:sizeRelV>
          </wp:anchor>
        </w:drawing>
      </w:r>
      <w:r w:rsidR="00C3219B" w:rsidRPr="00C3219B">
        <w:rPr>
          <w:rFonts w:ascii="Arial" w:eastAsia="Arial" w:hAnsi="Arial" w:cs="Arial"/>
          <w:color w:val="000000" w:themeColor="text1"/>
          <w:sz w:val="32"/>
          <w:szCs w:val="32"/>
          <w:lang w:val="en-US"/>
        </w:rPr>
        <w:t xml:space="preserve"> </w:t>
      </w:r>
      <w:r w:rsidR="00C3219B" w:rsidRPr="6A49454E">
        <w:rPr>
          <w:rFonts w:ascii="Arial" w:eastAsia="Arial" w:hAnsi="Arial" w:cs="Arial"/>
          <w:color w:val="000000" w:themeColor="text1"/>
          <w:sz w:val="32"/>
          <w:szCs w:val="32"/>
          <w:lang w:val="en-US"/>
        </w:rPr>
        <w:t xml:space="preserve">REGENERATIVE BRAKING &amp; </w:t>
      </w:r>
      <w:r w:rsidR="0010582B">
        <w:rPr>
          <w:rFonts w:ascii="Arial" w:eastAsia="Arial" w:hAnsi="Arial" w:cs="Arial"/>
          <w:color w:val="000000" w:themeColor="text1"/>
          <w:sz w:val="32"/>
          <w:szCs w:val="32"/>
          <w:lang w:val="en-US"/>
        </w:rPr>
        <w:t xml:space="preserve">    </w:t>
      </w:r>
      <w:r w:rsidR="00C3219B" w:rsidRPr="6A49454E">
        <w:rPr>
          <w:rFonts w:ascii="Arial" w:eastAsia="Arial" w:hAnsi="Arial" w:cs="Arial"/>
          <w:color w:val="000000" w:themeColor="text1"/>
          <w:sz w:val="32"/>
          <w:szCs w:val="32"/>
          <w:lang w:val="en-US"/>
        </w:rPr>
        <w:t>SUSPENSION SYSTEMS</w:t>
      </w:r>
    </w:p>
    <w:p w14:paraId="563570BD" w14:textId="0CD85602" w:rsidR="7B59C485" w:rsidRDefault="7B59C485" w:rsidP="7B59C485">
      <w:pPr>
        <w:spacing w:after="0"/>
        <w:ind w:left="-20" w:right="-20"/>
        <w:rPr>
          <w:rFonts w:ascii="Arial" w:eastAsia="Arial" w:hAnsi="Arial" w:cs="Arial"/>
          <w:color w:val="000000" w:themeColor="text1"/>
          <w:sz w:val="36"/>
          <w:szCs w:val="36"/>
          <w:lang w:val="en-US"/>
        </w:rPr>
      </w:pPr>
    </w:p>
    <w:p w14:paraId="20724B90" w14:textId="42283F7C" w:rsidR="7B59C485" w:rsidRDefault="7B59C485" w:rsidP="7B59C485">
      <w:pPr>
        <w:spacing w:after="0"/>
        <w:ind w:left="-20" w:right="-20"/>
        <w:jc w:val="both"/>
        <w:rPr>
          <w:rFonts w:ascii="Arial" w:eastAsia="Arial" w:hAnsi="Arial" w:cs="Arial"/>
          <w:color w:val="000000" w:themeColor="text1"/>
          <w:sz w:val="36"/>
          <w:szCs w:val="36"/>
          <w:lang w:val="en-US"/>
        </w:rPr>
      </w:pPr>
    </w:p>
    <w:p w14:paraId="4ADD0C61" w14:textId="12D3DCD3" w:rsidR="7B59C485" w:rsidRDefault="7B59C485" w:rsidP="7B59C485">
      <w:pPr>
        <w:rPr>
          <w:rFonts w:ascii="Arial" w:eastAsia="Calibri" w:hAnsi="Arial" w:cs="Arial"/>
          <w:color w:val="000000" w:themeColor="text1"/>
          <w:sz w:val="40"/>
          <w:szCs w:val="40"/>
          <w:lang w:val="en-US"/>
        </w:rPr>
      </w:pPr>
    </w:p>
    <w:p w14:paraId="226C0F25" w14:textId="73C548B9" w:rsidR="04B45ACA" w:rsidRPr="00316D0D" w:rsidRDefault="04B45ACA" w:rsidP="04B45ACA">
      <w:pPr>
        <w:rPr>
          <w:rFonts w:ascii="Arial" w:eastAsia="Calibri" w:hAnsi="Arial" w:cs="Arial"/>
          <w:color w:val="FF0000"/>
          <w:sz w:val="44"/>
          <w:szCs w:val="44"/>
          <w:lang w:val="en-US"/>
        </w:rPr>
      </w:pPr>
    </w:p>
    <w:p w14:paraId="7C9F0710" w14:textId="7D59B806" w:rsidR="00316D0D" w:rsidRDefault="00316D0D" w:rsidP="6FC19651">
      <w:pPr>
        <w:rPr>
          <w:rFonts w:ascii="Arial" w:hAnsi="Arial" w:cs="Arial"/>
          <w:color w:val="FF0000"/>
          <w:sz w:val="44"/>
          <w:szCs w:val="44"/>
        </w:rPr>
      </w:pPr>
      <w:proofErr w:type="spellStart"/>
      <w:r w:rsidRPr="00316D0D">
        <w:rPr>
          <w:rFonts w:ascii="Arial" w:hAnsi="Arial" w:cs="Arial"/>
          <w:color w:val="FF0000"/>
          <w:sz w:val="44"/>
          <w:szCs w:val="44"/>
        </w:rPr>
        <w:lastRenderedPageBreak/>
        <w:t>Aluminum</w:t>
      </w:r>
      <w:proofErr w:type="spellEnd"/>
      <w:r w:rsidRPr="00316D0D">
        <w:rPr>
          <w:rFonts w:ascii="Arial" w:hAnsi="Arial" w:cs="Arial"/>
          <w:color w:val="FF0000"/>
          <w:sz w:val="44"/>
          <w:szCs w:val="44"/>
        </w:rPr>
        <w:t xml:space="preserve"> vs Cast Iron: Unveiling Preference</w:t>
      </w:r>
    </w:p>
    <w:p w14:paraId="6EE92609" w14:textId="456136CD" w:rsidR="00326A50" w:rsidRDefault="00326A50" w:rsidP="00326A50">
      <w:pPr>
        <w:jc w:val="center"/>
        <w:rPr>
          <w:rFonts w:ascii="Arial" w:eastAsia="system-ui" w:hAnsi="Arial" w:cs="Arial"/>
          <w:color w:val="FF0000"/>
          <w:sz w:val="44"/>
          <w:szCs w:val="44"/>
          <w:u w:val="single"/>
          <w:lang w:val="en-US"/>
        </w:rPr>
      </w:pPr>
      <w:r>
        <w:rPr>
          <w:rFonts w:ascii="Arial" w:eastAsia="system-ui" w:hAnsi="Arial" w:cs="Arial"/>
          <w:noProof/>
          <w:color w:val="FF0000"/>
          <w:sz w:val="44"/>
          <w:szCs w:val="44"/>
          <w:u w:val="single"/>
          <w:lang w:val="en-US"/>
        </w:rPr>
        <w:drawing>
          <wp:inline distT="0" distB="0" distL="0" distR="0" wp14:anchorId="4D1022D9" wp14:editId="3C276C69">
            <wp:extent cx="1993577" cy="1104314"/>
            <wp:effectExtent l="0" t="0" r="6985" b="635"/>
            <wp:docPr id="1151207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207868" name="Picture 1151207868"/>
                    <pic:cNvPicPr/>
                  </pic:nvPicPr>
                  <pic:blipFill>
                    <a:blip r:embed="rId38">
                      <a:extLst>
                        <a:ext uri="{28A0092B-C50C-407E-A947-70E740481C1C}">
                          <a14:useLocalDpi xmlns:a14="http://schemas.microsoft.com/office/drawing/2010/main" val="0"/>
                        </a:ext>
                      </a:extLst>
                    </a:blip>
                    <a:stretch>
                      <a:fillRect/>
                    </a:stretch>
                  </pic:blipFill>
                  <pic:spPr>
                    <a:xfrm>
                      <a:off x="0" y="0"/>
                      <a:ext cx="1995951" cy="1105629"/>
                    </a:xfrm>
                    <a:prstGeom prst="rect">
                      <a:avLst/>
                    </a:prstGeom>
                  </pic:spPr>
                </pic:pic>
              </a:graphicData>
            </a:graphic>
          </wp:inline>
        </w:drawing>
      </w:r>
    </w:p>
    <w:p w14:paraId="1C0D93BB" w14:textId="3EC68B39" w:rsidR="00326A50" w:rsidRDefault="00326A50" w:rsidP="00326A50">
      <w:pPr>
        <w:jc w:val="center"/>
        <w:rPr>
          <w:rFonts w:ascii="Arial" w:eastAsia="system-ui" w:hAnsi="Arial" w:cs="Arial"/>
          <w:color w:val="FF0000"/>
          <w:sz w:val="44"/>
          <w:szCs w:val="44"/>
          <w:u w:val="single"/>
          <w:lang w:val="en-US"/>
        </w:rPr>
      </w:pPr>
      <w:r>
        <w:rPr>
          <w:rFonts w:ascii="Arial" w:eastAsia="system-ui" w:hAnsi="Arial" w:cs="Arial"/>
          <w:noProof/>
          <w:color w:val="FF0000"/>
          <w:sz w:val="44"/>
          <w:szCs w:val="44"/>
          <w:u w:val="single"/>
          <w:lang w:val="en-US"/>
        </w:rPr>
        <w:drawing>
          <wp:inline distT="0" distB="0" distL="0" distR="0" wp14:anchorId="61D7D695" wp14:editId="073302B7">
            <wp:extent cx="4254719" cy="3124361"/>
            <wp:effectExtent l="0" t="0" r="0" b="0"/>
            <wp:docPr id="20148314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831489" name="Picture 2014831489"/>
                    <pic:cNvPicPr/>
                  </pic:nvPicPr>
                  <pic:blipFill>
                    <a:blip r:embed="rId39">
                      <a:extLst>
                        <a:ext uri="{28A0092B-C50C-407E-A947-70E740481C1C}">
                          <a14:useLocalDpi xmlns:a14="http://schemas.microsoft.com/office/drawing/2010/main" val="0"/>
                        </a:ext>
                      </a:extLst>
                    </a:blip>
                    <a:stretch>
                      <a:fillRect/>
                    </a:stretch>
                  </pic:blipFill>
                  <pic:spPr>
                    <a:xfrm>
                      <a:off x="0" y="0"/>
                      <a:ext cx="4254719" cy="3124361"/>
                    </a:xfrm>
                    <a:prstGeom prst="rect">
                      <a:avLst/>
                    </a:prstGeom>
                  </pic:spPr>
                </pic:pic>
              </a:graphicData>
            </a:graphic>
          </wp:inline>
        </w:drawing>
      </w:r>
    </w:p>
    <w:p w14:paraId="4DC4B879" w14:textId="77777777" w:rsidR="00366091" w:rsidRDefault="00366091" w:rsidP="00326A50">
      <w:pPr>
        <w:jc w:val="center"/>
        <w:rPr>
          <w:rFonts w:ascii="Arial" w:eastAsia="system-ui" w:hAnsi="Arial" w:cs="Arial"/>
          <w:color w:val="FF0000"/>
          <w:sz w:val="44"/>
          <w:szCs w:val="44"/>
          <w:u w:val="single"/>
          <w:lang w:val="en-US"/>
        </w:rPr>
      </w:pPr>
    </w:p>
    <w:p w14:paraId="78463031" w14:textId="58F6FD3A" w:rsidR="00326A50" w:rsidRDefault="00366091" w:rsidP="00366091">
      <w:pPr>
        <w:jc w:val="both"/>
        <w:rPr>
          <w:rFonts w:ascii="Arial" w:hAnsi="Arial" w:cs="Arial"/>
          <w:sz w:val="32"/>
          <w:szCs w:val="32"/>
        </w:rPr>
      </w:pPr>
      <w:r w:rsidRPr="00366091">
        <w:rPr>
          <w:rFonts w:ascii="Arial" w:hAnsi="Arial" w:cs="Arial"/>
          <w:sz w:val="32"/>
          <w:szCs w:val="32"/>
        </w:rPr>
        <w:t xml:space="preserve">In line with the Paris Agreement's sustainability goals, Mr. Sameer should prefer </w:t>
      </w:r>
      <w:proofErr w:type="spellStart"/>
      <w:r w:rsidRPr="00366091">
        <w:rPr>
          <w:rFonts w:ascii="Arial" w:hAnsi="Arial" w:cs="Arial"/>
          <w:sz w:val="32"/>
          <w:szCs w:val="32"/>
        </w:rPr>
        <w:t>aluminum</w:t>
      </w:r>
      <w:proofErr w:type="spellEnd"/>
      <w:r w:rsidRPr="00366091">
        <w:rPr>
          <w:rFonts w:ascii="Arial" w:hAnsi="Arial" w:cs="Arial"/>
          <w:sz w:val="32"/>
          <w:szCs w:val="32"/>
        </w:rPr>
        <w:t xml:space="preserve"> over cast iron. </w:t>
      </w:r>
      <w:proofErr w:type="spellStart"/>
      <w:r w:rsidRPr="00366091">
        <w:rPr>
          <w:rFonts w:ascii="Arial" w:hAnsi="Arial" w:cs="Arial"/>
          <w:sz w:val="32"/>
          <w:szCs w:val="32"/>
        </w:rPr>
        <w:t>Aluminum's</w:t>
      </w:r>
      <w:proofErr w:type="spellEnd"/>
      <w:r w:rsidRPr="00366091">
        <w:rPr>
          <w:rFonts w:ascii="Arial" w:hAnsi="Arial" w:cs="Arial"/>
          <w:sz w:val="32"/>
          <w:szCs w:val="32"/>
        </w:rPr>
        <w:t xml:space="preserve"> lightweight, high-temperature resistance, and corrosion resistance align with eco-friendly initiatives, making it ideal for renewable alternatives, promoting energy efficiency and reducing environmental impact in industrial applications.</w:t>
      </w:r>
    </w:p>
    <w:p w14:paraId="16CDA327" w14:textId="77777777" w:rsidR="00366091" w:rsidRDefault="00366091" w:rsidP="00366091">
      <w:pPr>
        <w:jc w:val="both"/>
        <w:rPr>
          <w:rFonts w:ascii="Arial" w:eastAsia="system-ui" w:hAnsi="Arial" w:cs="Arial"/>
          <w:color w:val="FF0000"/>
          <w:sz w:val="32"/>
          <w:szCs w:val="32"/>
          <w:u w:val="single"/>
          <w:lang w:val="en-US"/>
        </w:rPr>
      </w:pPr>
    </w:p>
    <w:p w14:paraId="21FB0AC9" w14:textId="77777777" w:rsidR="00366091" w:rsidRDefault="00366091" w:rsidP="00366091">
      <w:pPr>
        <w:jc w:val="both"/>
        <w:rPr>
          <w:rFonts w:ascii="Arial" w:eastAsia="system-ui" w:hAnsi="Arial" w:cs="Arial"/>
          <w:color w:val="FF0000"/>
          <w:sz w:val="32"/>
          <w:szCs w:val="32"/>
          <w:u w:val="single"/>
          <w:lang w:val="en-US"/>
        </w:rPr>
      </w:pPr>
    </w:p>
    <w:p w14:paraId="4F45BE95" w14:textId="77777777" w:rsidR="00366091" w:rsidRDefault="00366091" w:rsidP="00366091">
      <w:pPr>
        <w:jc w:val="both"/>
        <w:rPr>
          <w:rFonts w:ascii="Arial" w:eastAsia="system-ui" w:hAnsi="Arial" w:cs="Arial"/>
          <w:color w:val="FF0000"/>
          <w:sz w:val="32"/>
          <w:szCs w:val="32"/>
          <w:u w:val="single"/>
          <w:lang w:val="en-US"/>
        </w:rPr>
      </w:pPr>
    </w:p>
    <w:p w14:paraId="3052D8DE" w14:textId="77777777" w:rsidR="00366091" w:rsidRDefault="00366091" w:rsidP="00366091">
      <w:pPr>
        <w:jc w:val="both"/>
        <w:rPr>
          <w:rFonts w:ascii="Arial" w:eastAsia="system-ui" w:hAnsi="Arial" w:cs="Arial"/>
          <w:color w:val="FF0000"/>
          <w:sz w:val="32"/>
          <w:szCs w:val="32"/>
          <w:u w:val="single"/>
          <w:lang w:val="en-US"/>
        </w:rPr>
      </w:pPr>
    </w:p>
    <w:p w14:paraId="11268125" w14:textId="77777777" w:rsidR="00366091" w:rsidRPr="00366091" w:rsidRDefault="00366091" w:rsidP="00366091">
      <w:pPr>
        <w:jc w:val="both"/>
        <w:rPr>
          <w:rFonts w:ascii="Arial" w:eastAsia="system-ui" w:hAnsi="Arial" w:cs="Arial"/>
          <w:color w:val="FF0000"/>
          <w:sz w:val="32"/>
          <w:szCs w:val="32"/>
          <w:u w:val="single"/>
          <w:lang w:val="en-US"/>
        </w:rPr>
      </w:pPr>
    </w:p>
    <w:p w14:paraId="5D914290" w14:textId="3EE2381A" w:rsidR="00931C93" w:rsidRPr="00931C93" w:rsidRDefault="00931C93" w:rsidP="00931C93">
      <w:pPr>
        <w:jc w:val="center"/>
        <w:rPr>
          <w:rFonts w:ascii="Arial" w:hAnsi="Arial" w:cs="Arial"/>
          <w:color w:val="FF0000"/>
          <w:sz w:val="44"/>
          <w:szCs w:val="44"/>
        </w:rPr>
      </w:pPr>
      <w:r w:rsidRPr="00931C93">
        <w:rPr>
          <w:rFonts w:ascii="Arial" w:hAnsi="Arial" w:cs="Arial"/>
          <w:color w:val="FF0000"/>
          <w:sz w:val="44"/>
          <w:szCs w:val="44"/>
        </w:rPr>
        <w:lastRenderedPageBreak/>
        <w:t>STRATEGIC TRANSITION TOWARDS</w:t>
      </w:r>
      <w:r>
        <w:rPr>
          <w:rFonts w:ascii="Arial" w:hAnsi="Arial" w:cs="Arial"/>
          <w:color w:val="FF0000"/>
          <w:sz w:val="44"/>
          <w:szCs w:val="44"/>
        </w:rPr>
        <w:t xml:space="preserve">         </w:t>
      </w:r>
      <w:r w:rsidRPr="00931C93">
        <w:rPr>
          <w:rFonts w:ascii="Arial" w:hAnsi="Arial" w:cs="Arial"/>
          <w:color w:val="FF0000"/>
          <w:sz w:val="44"/>
          <w:szCs w:val="44"/>
        </w:rPr>
        <w:t>ALUMINUM</w:t>
      </w:r>
    </w:p>
    <w:p w14:paraId="5D6318DA" w14:textId="0498C18F" w:rsidR="22D0997E" w:rsidRDefault="22D0997E" w:rsidP="002935A6">
      <w:pPr>
        <w:jc w:val="both"/>
        <w:rPr>
          <w:rFonts w:ascii="Arial" w:hAnsi="Arial" w:cs="Arial"/>
          <w:sz w:val="32"/>
          <w:szCs w:val="32"/>
        </w:rPr>
      </w:pPr>
      <w:r w:rsidRPr="75C04A30">
        <w:rPr>
          <w:rFonts w:ascii="Arial" w:eastAsia="system-ui" w:hAnsi="Arial" w:cs="Arial"/>
          <w:b/>
          <w:bCs/>
          <w:sz w:val="32"/>
          <w:szCs w:val="32"/>
          <w:lang w:val="en-US"/>
        </w:rPr>
        <w:t>Stage 1: Research and Planning</w:t>
      </w:r>
      <w:r w:rsidRPr="75C04A30">
        <w:rPr>
          <w:rFonts w:ascii="Arial" w:eastAsia="system-ui" w:hAnsi="Arial" w:cs="Arial"/>
          <w:sz w:val="32"/>
          <w:szCs w:val="32"/>
          <w:lang w:val="en-US"/>
        </w:rPr>
        <w:t xml:space="preserve"> </w:t>
      </w:r>
      <w:r w:rsidR="5294BC30" w:rsidRPr="75C04A30">
        <w:rPr>
          <w:rFonts w:ascii="Arial" w:eastAsia="system-ui" w:hAnsi="Arial" w:cs="Arial"/>
          <w:sz w:val="32"/>
          <w:szCs w:val="32"/>
          <w:lang w:val="en-US"/>
        </w:rPr>
        <w:t>In the initial phase, Mr. Sameer should conduct a thorough market analysis to assess the demand for aluminum components in the renewable energy sector. Identifying specific components and evaluating the High-Pressure Die Casting (HPDC) facility's capabilities are crucial for aligning with market needs.</w:t>
      </w:r>
    </w:p>
    <w:p w14:paraId="093CAF3C" w14:textId="1237C833" w:rsidR="22D0997E" w:rsidRDefault="22D0997E" w:rsidP="002935A6">
      <w:pPr>
        <w:jc w:val="both"/>
        <w:rPr>
          <w:rFonts w:ascii="Arial" w:hAnsi="Arial" w:cs="Arial"/>
          <w:sz w:val="32"/>
          <w:szCs w:val="32"/>
        </w:rPr>
      </w:pPr>
      <w:r w:rsidRPr="75C04A30">
        <w:rPr>
          <w:rFonts w:ascii="Arial" w:eastAsia="system-ui" w:hAnsi="Arial" w:cs="Arial"/>
          <w:b/>
          <w:bCs/>
          <w:sz w:val="32"/>
          <w:szCs w:val="32"/>
          <w:lang w:val="en-US"/>
        </w:rPr>
        <w:t>Stage 2: Product Development</w:t>
      </w:r>
      <w:r w:rsidRPr="75C04A30">
        <w:rPr>
          <w:rFonts w:ascii="Arial" w:eastAsia="system-ui" w:hAnsi="Arial" w:cs="Arial"/>
          <w:sz w:val="32"/>
          <w:szCs w:val="32"/>
          <w:lang w:val="en-US"/>
        </w:rPr>
        <w:t xml:space="preserve"> </w:t>
      </w:r>
      <w:r w:rsidR="0D10FD63" w:rsidRPr="75C04A30">
        <w:rPr>
          <w:rFonts w:ascii="Arial" w:eastAsia="system-ui" w:hAnsi="Arial" w:cs="Arial"/>
          <w:sz w:val="32"/>
          <w:szCs w:val="32"/>
          <w:lang w:val="en-US"/>
        </w:rPr>
        <w:t xml:space="preserve">Moving forward, Mr. Sameer should prioritize prototype development, creating test versions of aluminum components, and </w:t>
      </w:r>
      <w:r w:rsidR="35579348" w:rsidRPr="0669C2C7">
        <w:rPr>
          <w:rFonts w:ascii="Arial" w:eastAsia="system-ui" w:hAnsi="Arial" w:cs="Arial"/>
          <w:sz w:val="32"/>
          <w:szCs w:val="32"/>
          <w:lang w:val="en-US"/>
        </w:rPr>
        <w:t>collaborating</w:t>
      </w:r>
      <w:r w:rsidR="0D10FD63" w:rsidRPr="75C04A30">
        <w:rPr>
          <w:rFonts w:ascii="Arial" w:eastAsia="system-ui" w:hAnsi="Arial" w:cs="Arial"/>
          <w:sz w:val="32"/>
          <w:szCs w:val="32"/>
          <w:lang w:val="en-US"/>
        </w:rPr>
        <w:t xml:space="preserve"> with renewable energy manufacturers for customized designs meeting industry requirements.</w:t>
      </w:r>
    </w:p>
    <w:p w14:paraId="2871C47C" w14:textId="45946CF7" w:rsidR="187B013D" w:rsidRPr="00F87995" w:rsidRDefault="187B013D" w:rsidP="002935A6">
      <w:pPr>
        <w:jc w:val="both"/>
        <w:rPr>
          <w:rFonts w:ascii="Arial" w:hAnsi="Arial" w:cs="Arial"/>
          <w:sz w:val="32"/>
        </w:rPr>
      </w:pPr>
      <w:r w:rsidRPr="00F87995">
        <w:rPr>
          <w:rFonts w:ascii="Arial" w:eastAsia="system-ui" w:hAnsi="Arial" w:cs="Arial"/>
          <w:b/>
          <w:bCs/>
          <w:sz w:val="32"/>
          <w:szCs w:val="24"/>
          <w:lang w:val="en-US"/>
        </w:rPr>
        <w:t>Stage 3: Pilot Production</w:t>
      </w:r>
      <w:r w:rsidRPr="00F87995">
        <w:rPr>
          <w:rFonts w:ascii="Arial" w:eastAsia="system-ui" w:hAnsi="Arial" w:cs="Arial"/>
          <w:sz w:val="32"/>
          <w:szCs w:val="24"/>
          <w:lang w:val="en-US"/>
        </w:rPr>
        <w:t xml:space="preserve"> The third stage involves the commencement of small-scale production, allowing for gradual improvements based on user feedback. Implementing stringent quality control measures and obtaining necessary certifications are vital steps during pilot production.</w:t>
      </w:r>
    </w:p>
    <w:p w14:paraId="71727D9C" w14:textId="27CEB025" w:rsidR="187B013D" w:rsidRPr="00F87995" w:rsidRDefault="187B013D" w:rsidP="002935A6">
      <w:pPr>
        <w:jc w:val="both"/>
        <w:rPr>
          <w:rFonts w:ascii="Arial" w:hAnsi="Arial" w:cs="Arial"/>
          <w:sz w:val="32"/>
        </w:rPr>
      </w:pPr>
      <w:r w:rsidRPr="00F87995">
        <w:rPr>
          <w:rFonts w:ascii="Arial" w:eastAsia="system-ui" w:hAnsi="Arial" w:cs="Arial"/>
          <w:b/>
          <w:bCs/>
          <w:sz w:val="32"/>
          <w:szCs w:val="24"/>
          <w:lang w:val="en-US"/>
        </w:rPr>
        <w:t>Stage 4: Market Expansion</w:t>
      </w:r>
      <w:r w:rsidRPr="00F87995">
        <w:rPr>
          <w:rFonts w:ascii="Arial" w:eastAsia="system-ui" w:hAnsi="Arial" w:cs="Arial"/>
          <w:sz w:val="32"/>
          <w:szCs w:val="24"/>
          <w:lang w:val="en-US"/>
        </w:rPr>
        <w:t xml:space="preserve"> As the market presence grows, Mr. Sameer should diversify the range of aluminum components and explore opportunities in new sectors. Emphasizing the environmental benefits of aluminum and building a reliable brand are crucial for market and brand development.</w:t>
      </w:r>
    </w:p>
    <w:p w14:paraId="37DAFE36" w14:textId="0DE21489" w:rsidR="187B013D" w:rsidRPr="00F87995" w:rsidRDefault="187B013D" w:rsidP="002935A6">
      <w:pPr>
        <w:jc w:val="both"/>
        <w:rPr>
          <w:rFonts w:ascii="Arial" w:hAnsi="Arial" w:cs="Arial"/>
          <w:sz w:val="32"/>
        </w:rPr>
      </w:pPr>
      <w:r w:rsidRPr="00F87995">
        <w:rPr>
          <w:rFonts w:ascii="Arial" w:eastAsia="system-ui" w:hAnsi="Arial" w:cs="Arial"/>
          <w:b/>
          <w:bCs/>
          <w:sz w:val="32"/>
          <w:szCs w:val="24"/>
          <w:lang w:val="en-US"/>
        </w:rPr>
        <w:t>Stage 5: Full-scale Production</w:t>
      </w:r>
      <w:r w:rsidRPr="00F87995">
        <w:rPr>
          <w:rFonts w:ascii="Arial" w:eastAsia="system-ui" w:hAnsi="Arial" w:cs="Arial"/>
          <w:sz w:val="32"/>
          <w:szCs w:val="24"/>
          <w:lang w:val="en-US"/>
        </w:rPr>
        <w:t xml:space="preserve"> In this stage, Mr. Sameer can strategically scale up production based on increasing demand. Continuous improvement of manufacturing processes and staying updated on technological advancements should be a priority.</w:t>
      </w:r>
    </w:p>
    <w:p w14:paraId="39864DE8" w14:textId="7B2A5416" w:rsidR="00366091" w:rsidRPr="00067998" w:rsidRDefault="22D0997E" w:rsidP="00057FA2">
      <w:pPr>
        <w:spacing w:after="0"/>
        <w:jc w:val="both"/>
        <w:rPr>
          <w:rFonts w:ascii="Arial" w:eastAsia="system-ui" w:hAnsi="Arial" w:cs="Arial"/>
          <w:sz w:val="32"/>
          <w:szCs w:val="32"/>
          <w:lang w:val="en-US"/>
        </w:rPr>
      </w:pPr>
      <w:r w:rsidRPr="75C04A30">
        <w:rPr>
          <w:rFonts w:ascii="Arial" w:eastAsia="system-ui" w:hAnsi="Arial" w:cs="Arial"/>
          <w:b/>
          <w:bCs/>
          <w:sz w:val="32"/>
          <w:szCs w:val="32"/>
          <w:lang w:val="en-US"/>
        </w:rPr>
        <w:t>Stage 6: Industry Leadership</w:t>
      </w:r>
      <w:r w:rsidRPr="75C04A30">
        <w:rPr>
          <w:rFonts w:ascii="Arial" w:eastAsia="system-ui" w:hAnsi="Arial" w:cs="Arial"/>
          <w:sz w:val="32"/>
          <w:szCs w:val="32"/>
          <w:lang w:val="en-US"/>
        </w:rPr>
        <w:t xml:space="preserve"> </w:t>
      </w:r>
      <w:r w:rsidR="00057FA2" w:rsidRPr="00057FA2">
        <w:rPr>
          <w:rFonts w:ascii="Arial" w:eastAsia="system-ui" w:hAnsi="Arial" w:cs="Arial"/>
          <w:sz w:val="32"/>
          <w:szCs w:val="32"/>
          <w:lang w:val="en-US"/>
        </w:rPr>
        <w:t>Mr. Sameer's company excels in aluminum casting for renewable energy, driven by R&amp;D investments and strategic partnerships.</w:t>
      </w:r>
    </w:p>
    <w:p w14:paraId="35DE8109" w14:textId="6643CB3D" w:rsidR="59D643AD" w:rsidRPr="00A961FD" w:rsidRDefault="59D643AD" w:rsidP="004F1ACC">
      <w:pPr>
        <w:jc w:val="center"/>
        <w:rPr>
          <w:rFonts w:ascii="Arial" w:hAnsi="Arial" w:cs="Arial"/>
          <w:color w:val="FF0000"/>
          <w:sz w:val="56"/>
          <w:szCs w:val="56"/>
          <w:u w:val="single"/>
          <w:lang w:val="en-US"/>
        </w:rPr>
      </w:pPr>
      <w:r w:rsidRPr="592F9230">
        <w:rPr>
          <w:rFonts w:ascii="Arial" w:hAnsi="Arial" w:cs="Arial"/>
          <w:color w:val="FF0000"/>
          <w:sz w:val="56"/>
          <w:szCs w:val="56"/>
          <w:u w:val="single"/>
          <w:lang w:val="en-US"/>
        </w:rPr>
        <w:lastRenderedPageBreak/>
        <w:t>Conclusion</w:t>
      </w:r>
    </w:p>
    <w:p w14:paraId="0B643422" w14:textId="489493CA" w:rsidR="6FC19651" w:rsidRPr="00A961FD" w:rsidRDefault="6FC19651" w:rsidP="6FC19651">
      <w:pPr>
        <w:rPr>
          <w:rFonts w:ascii="Arial" w:hAnsi="Arial" w:cs="Arial"/>
          <w:lang w:val="en-US"/>
        </w:rPr>
      </w:pPr>
    </w:p>
    <w:p w14:paraId="726BF064" w14:textId="7FA8FD5B" w:rsidR="6FC19651" w:rsidRPr="00A961FD" w:rsidRDefault="6FC19651" w:rsidP="6FC19651">
      <w:pPr>
        <w:spacing w:after="0"/>
        <w:ind w:right="-20"/>
        <w:rPr>
          <w:rFonts w:ascii="Arial" w:hAnsi="Arial" w:cs="Arial"/>
        </w:rPr>
      </w:pPr>
    </w:p>
    <w:p w14:paraId="730E1439" w14:textId="4EE4F830" w:rsidR="59D643AD" w:rsidRPr="00580B05" w:rsidRDefault="59D643AD" w:rsidP="002935A6">
      <w:pPr>
        <w:numPr>
          <w:ilvl w:val="0"/>
          <w:numId w:val="13"/>
        </w:numPr>
        <w:spacing w:after="0"/>
        <w:ind w:left="-20" w:right="-20"/>
        <w:jc w:val="both"/>
        <w:rPr>
          <w:rFonts w:ascii="Arial" w:eastAsia="system-ui" w:hAnsi="Arial" w:cs="Arial"/>
          <w:sz w:val="32"/>
          <w:szCs w:val="24"/>
          <w:lang w:val="en-US"/>
        </w:rPr>
      </w:pPr>
      <w:r w:rsidRPr="00580B05">
        <w:rPr>
          <w:rFonts w:ascii="Arial" w:eastAsia="system-ui" w:hAnsi="Arial" w:cs="Arial"/>
          <w:b/>
          <w:bCs/>
          <w:sz w:val="32"/>
          <w:szCs w:val="24"/>
          <w:lang w:val="en-US"/>
        </w:rPr>
        <w:t>Strategic Global Market Focus:</w:t>
      </w:r>
      <w:r w:rsidRPr="00580B05">
        <w:rPr>
          <w:rFonts w:ascii="Arial" w:eastAsia="system-ui" w:hAnsi="Arial" w:cs="Arial"/>
          <w:sz w:val="32"/>
          <w:szCs w:val="24"/>
          <w:lang w:val="en-US"/>
        </w:rPr>
        <w:t xml:space="preserve"> Jeevan Foundry Ltd. wisely opts to stay connected with the global IC engine market, leveraging existing opportunities in the evolving automotive sector without hastily embracing major changes.</w:t>
      </w:r>
    </w:p>
    <w:p w14:paraId="2752BE39" w14:textId="76BA5500" w:rsidR="59D643AD" w:rsidRPr="00580B05" w:rsidRDefault="59D643AD" w:rsidP="002935A6">
      <w:pPr>
        <w:pStyle w:val="ListParagraph"/>
        <w:numPr>
          <w:ilvl w:val="0"/>
          <w:numId w:val="13"/>
        </w:numPr>
        <w:spacing w:after="0"/>
        <w:ind w:left="-20" w:right="-20"/>
        <w:jc w:val="both"/>
        <w:rPr>
          <w:rFonts w:ascii="Arial" w:eastAsia="system-ui" w:hAnsi="Arial" w:cs="Arial"/>
          <w:sz w:val="32"/>
          <w:szCs w:val="24"/>
          <w:lang w:val="en-US"/>
        </w:rPr>
      </w:pPr>
      <w:r w:rsidRPr="00580B05">
        <w:rPr>
          <w:rFonts w:ascii="Arial" w:eastAsia="system-ui" w:hAnsi="Arial" w:cs="Arial"/>
          <w:b/>
          <w:bCs/>
          <w:sz w:val="32"/>
          <w:szCs w:val="24"/>
          <w:lang w:val="en-US"/>
        </w:rPr>
        <w:t>Specialization in High-Pressure Aluminum Die Casting:</w:t>
      </w:r>
      <w:r w:rsidRPr="00580B05">
        <w:rPr>
          <w:rFonts w:ascii="Arial" w:eastAsia="system-ui" w:hAnsi="Arial" w:cs="Arial"/>
          <w:sz w:val="32"/>
          <w:szCs w:val="24"/>
          <w:lang w:val="en-US"/>
        </w:rPr>
        <w:t xml:space="preserve"> The company's key emphasis on high-pressure aluminum die casting aligns seamlessly with the rising trends in electric vehicles (EVs) and hybrids. This strategic move positions Jeevan Foundry in accordance with global environmental goals outlined in the Paris Agreement.</w:t>
      </w:r>
    </w:p>
    <w:p w14:paraId="3DA3D1B7" w14:textId="1F4D72C0" w:rsidR="59D643AD" w:rsidRPr="00580B05" w:rsidRDefault="59D643AD" w:rsidP="002935A6">
      <w:pPr>
        <w:pStyle w:val="ListParagraph"/>
        <w:numPr>
          <w:ilvl w:val="0"/>
          <w:numId w:val="13"/>
        </w:numPr>
        <w:spacing w:after="0"/>
        <w:ind w:left="-20" w:right="-20"/>
        <w:jc w:val="both"/>
        <w:rPr>
          <w:rFonts w:ascii="Arial" w:eastAsia="system-ui" w:hAnsi="Arial" w:cs="Arial"/>
          <w:sz w:val="32"/>
          <w:szCs w:val="24"/>
          <w:lang w:val="en-US"/>
        </w:rPr>
      </w:pPr>
      <w:r w:rsidRPr="00580B05">
        <w:rPr>
          <w:rFonts w:ascii="Arial" w:eastAsia="system-ui" w:hAnsi="Arial" w:cs="Arial"/>
          <w:b/>
          <w:bCs/>
          <w:sz w:val="32"/>
          <w:szCs w:val="24"/>
          <w:lang w:val="en-US"/>
        </w:rPr>
        <w:t>Gradual Technological Adoption:</w:t>
      </w:r>
      <w:r w:rsidRPr="00580B05">
        <w:rPr>
          <w:rFonts w:ascii="Arial" w:eastAsia="system-ui" w:hAnsi="Arial" w:cs="Arial"/>
          <w:sz w:val="32"/>
          <w:szCs w:val="24"/>
          <w:lang w:val="en-US"/>
        </w:rPr>
        <w:t xml:space="preserve"> Mr. Sameer's leadership advocates for the strategic and gradual adoption of new technologies. This approach allows Jeevan Foundry to maintain its strength in the metal casting industry while navigating the industry's evolution.</w:t>
      </w:r>
    </w:p>
    <w:p w14:paraId="79F69E94" w14:textId="77277BBD" w:rsidR="59D643AD" w:rsidRPr="00580B05" w:rsidRDefault="59D643AD" w:rsidP="002935A6">
      <w:pPr>
        <w:pStyle w:val="ListParagraph"/>
        <w:numPr>
          <w:ilvl w:val="0"/>
          <w:numId w:val="13"/>
        </w:numPr>
        <w:spacing w:after="0"/>
        <w:ind w:left="-20" w:right="-20"/>
        <w:jc w:val="both"/>
        <w:rPr>
          <w:rFonts w:ascii="Arial" w:eastAsia="system-ui" w:hAnsi="Arial" w:cs="Arial"/>
          <w:sz w:val="32"/>
          <w:szCs w:val="24"/>
          <w:lang w:val="en-US"/>
        </w:rPr>
      </w:pPr>
      <w:r w:rsidRPr="00580B05">
        <w:rPr>
          <w:rFonts w:ascii="Arial" w:eastAsia="system-ui" w:hAnsi="Arial" w:cs="Arial"/>
          <w:b/>
          <w:bCs/>
          <w:sz w:val="32"/>
          <w:szCs w:val="24"/>
          <w:lang w:val="en-US"/>
        </w:rPr>
        <w:t>Analytical Step-by-Step Transition:</w:t>
      </w:r>
      <w:r w:rsidRPr="00580B05">
        <w:rPr>
          <w:rFonts w:ascii="Arial" w:eastAsia="system-ui" w:hAnsi="Arial" w:cs="Arial"/>
          <w:sz w:val="32"/>
          <w:szCs w:val="24"/>
          <w:lang w:val="en-US"/>
        </w:rPr>
        <w:t xml:space="preserve"> A step-by-step transition, informed by thorough market analysis, ensures a smooth evolution. By understanding market trends and aligning transition stages with the company's strengths, Jeevan Foundry can adapt effectively.</w:t>
      </w:r>
    </w:p>
    <w:p w14:paraId="288324ED" w14:textId="6675D4B3" w:rsidR="59D643AD" w:rsidRPr="00580B05" w:rsidRDefault="59D643AD" w:rsidP="002935A6">
      <w:pPr>
        <w:pStyle w:val="ListParagraph"/>
        <w:numPr>
          <w:ilvl w:val="0"/>
          <w:numId w:val="13"/>
        </w:numPr>
        <w:spacing w:after="0"/>
        <w:ind w:left="-20" w:right="-20"/>
        <w:jc w:val="both"/>
        <w:rPr>
          <w:rFonts w:ascii="Arial" w:eastAsia="system-ui" w:hAnsi="Arial" w:cs="Arial"/>
          <w:sz w:val="32"/>
          <w:szCs w:val="24"/>
          <w:lang w:val="en-US"/>
        </w:rPr>
      </w:pPr>
      <w:r w:rsidRPr="00580B05">
        <w:rPr>
          <w:rFonts w:ascii="Arial" w:eastAsia="system-ui" w:hAnsi="Arial" w:cs="Arial"/>
          <w:b/>
          <w:bCs/>
          <w:sz w:val="32"/>
          <w:szCs w:val="24"/>
          <w:lang w:val="en-US"/>
        </w:rPr>
        <w:t>Informed Decision-Making for Competitive Edge:</w:t>
      </w:r>
      <w:r w:rsidRPr="00580B05">
        <w:rPr>
          <w:rFonts w:ascii="Arial" w:eastAsia="system-ui" w:hAnsi="Arial" w:cs="Arial"/>
          <w:sz w:val="32"/>
          <w:szCs w:val="24"/>
          <w:lang w:val="en-US"/>
        </w:rPr>
        <w:t xml:space="preserve"> In-depth market analysis is crucial at each stage, providing Jeevan Foundry with a competitive edge. Well-informed decisions enable effective adaptation to the changing dynamics of the metal casting industry.</w:t>
      </w:r>
    </w:p>
    <w:p w14:paraId="768F789E" w14:textId="79065BA8" w:rsidR="59D643AD" w:rsidRPr="00580B05" w:rsidRDefault="59D643AD" w:rsidP="6FC19651">
      <w:pPr>
        <w:pStyle w:val="ListParagraph"/>
        <w:numPr>
          <w:ilvl w:val="0"/>
          <w:numId w:val="13"/>
        </w:numPr>
        <w:spacing w:after="0"/>
        <w:ind w:left="-20" w:right="-20"/>
        <w:rPr>
          <w:rFonts w:ascii="Arial" w:eastAsia="system-ui" w:hAnsi="Arial" w:cs="Arial"/>
          <w:sz w:val="32"/>
          <w:szCs w:val="24"/>
          <w:lang w:val="en-US"/>
        </w:rPr>
      </w:pPr>
      <w:r w:rsidRPr="00580B05">
        <w:rPr>
          <w:rFonts w:ascii="Arial" w:eastAsia="system-ui" w:hAnsi="Arial" w:cs="Arial"/>
          <w:b/>
          <w:bCs/>
          <w:sz w:val="32"/>
          <w:szCs w:val="24"/>
          <w:lang w:val="en-US"/>
        </w:rPr>
        <w:t>Alignment with Government Initiatives:</w:t>
      </w:r>
      <w:r w:rsidRPr="00580B05">
        <w:rPr>
          <w:rFonts w:ascii="Arial" w:eastAsia="system-ui" w:hAnsi="Arial" w:cs="Arial"/>
          <w:sz w:val="32"/>
          <w:szCs w:val="24"/>
          <w:lang w:val="en-US"/>
        </w:rPr>
        <w:t xml:space="preserve"> Actively aligning with government recommendations and initiatives positions the company as a responsible and compliant player in the industry. Staying informed about changing regulations and market trends is essential.</w:t>
      </w:r>
    </w:p>
    <w:p w14:paraId="28CEF529" w14:textId="7A804735" w:rsidR="59D643AD" w:rsidRDefault="59D643AD" w:rsidP="6FC19651">
      <w:pPr>
        <w:pStyle w:val="ListParagraph"/>
        <w:numPr>
          <w:ilvl w:val="0"/>
          <w:numId w:val="13"/>
        </w:numPr>
        <w:spacing w:after="0"/>
        <w:ind w:left="-20" w:right="-20"/>
        <w:rPr>
          <w:rFonts w:ascii="Arial" w:eastAsia="system-ui" w:hAnsi="Arial" w:cs="Arial"/>
          <w:sz w:val="32"/>
          <w:szCs w:val="24"/>
          <w:lang w:val="en-US"/>
        </w:rPr>
      </w:pPr>
      <w:r w:rsidRPr="00580B05">
        <w:rPr>
          <w:rFonts w:ascii="Arial" w:eastAsia="system-ui" w:hAnsi="Arial" w:cs="Arial"/>
          <w:b/>
          <w:bCs/>
          <w:sz w:val="32"/>
          <w:szCs w:val="24"/>
          <w:lang w:val="en-US"/>
        </w:rPr>
        <w:lastRenderedPageBreak/>
        <w:t>Sustainable Market Adaptation:</w:t>
      </w:r>
      <w:r w:rsidRPr="00580B05">
        <w:rPr>
          <w:rFonts w:ascii="Arial" w:eastAsia="system-ui" w:hAnsi="Arial" w:cs="Arial"/>
          <w:sz w:val="32"/>
          <w:szCs w:val="24"/>
          <w:lang w:val="en-US"/>
        </w:rPr>
        <w:t xml:space="preserve"> Jeevan Foundry adapts to the growing demand for EVs, hybrids, and CNG casting, ensuring sustainability, regulatory compliance, and portraying itself as a responsible industry player. Embracing eco-friendly options positions the company for government incentives, reinforcing its commitment to sustainability.</w:t>
      </w:r>
    </w:p>
    <w:p w14:paraId="12F59FE7" w14:textId="77777777" w:rsidR="002436E0" w:rsidRDefault="002436E0" w:rsidP="002436E0">
      <w:pPr>
        <w:pStyle w:val="ListParagraph"/>
        <w:spacing w:after="0"/>
        <w:ind w:left="-20" w:right="-20"/>
        <w:rPr>
          <w:rFonts w:ascii="Arial" w:eastAsia="system-ui" w:hAnsi="Arial" w:cs="Arial"/>
          <w:b/>
          <w:bCs/>
          <w:sz w:val="32"/>
          <w:szCs w:val="24"/>
          <w:lang w:val="en-US"/>
        </w:rPr>
      </w:pPr>
    </w:p>
    <w:p w14:paraId="5C35F0DC" w14:textId="22ED8EE2" w:rsidR="002436E0" w:rsidRDefault="00E45349" w:rsidP="002436E0">
      <w:pPr>
        <w:pStyle w:val="ListParagraph"/>
        <w:spacing w:after="0"/>
        <w:ind w:left="-20" w:right="-20"/>
        <w:rPr>
          <w:rFonts w:ascii="Arial" w:eastAsia="system-ui" w:hAnsi="Arial" w:cs="Arial"/>
          <w:sz w:val="32"/>
          <w:szCs w:val="24"/>
          <w:lang w:val="en-US"/>
        </w:rPr>
      </w:pPr>
      <w:r>
        <w:rPr>
          <w:rFonts w:ascii="Arial" w:eastAsia="system-ui" w:hAnsi="Arial" w:cs="Arial"/>
          <w:sz w:val="32"/>
          <w:szCs w:val="24"/>
          <w:lang w:val="en-US"/>
        </w:rPr>
        <w:t>In conclusion</w:t>
      </w:r>
      <w:r w:rsidR="00150492">
        <w:rPr>
          <w:rFonts w:ascii="Arial" w:eastAsia="system-ui" w:hAnsi="Arial" w:cs="Arial"/>
          <w:sz w:val="32"/>
          <w:szCs w:val="24"/>
          <w:lang w:val="en-US"/>
        </w:rPr>
        <w:t>, the strategic combination of global market focus</w:t>
      </w:r>
      <w:r w:rsidR="005D0639">
        <w:rPr>
          <w:rFonts w:ascii="Arial" w:eastAsia="system-ui" w:hAnsi="Arial" w:cs="Arial"/>
          <w:sz w:val="32"/>
          <w:szCs w:val="24"/>
          <w:lang w:val="en-US"/>
        </w:rPr>
        <w:t>,</w:t>
      </w:r>
    </w:p>
    <w:p w14:paraId="39CC74DC" w14:textId="692013EB" w:rsidR="59D643AD" w:rsidRPr="00580B05" w:rsidRDefault="005D0639" w:rsidP="001F4C43">
      <w:pPr>
        <w:pStyle w:val="ListParagraph"/>
        <w:spacing w:after="0"/>
        <w:ind w:left="-20" w:right="-20"/>
        <w:rPr>
          <w:rFonts w:ascii="Arial" w:hAnsi="Arial" w:cs="Arial"/>
          <w:sz w:val="32"/>
        </w:rPr>
      </w:pPr>
      <w:r>
        <w:rPr>
          <w:rFonts w:ascii="Arial" w:eastAsia="system-ui" w:hAnsi="Arial" w:cs="Arial"/>
          <w:sz w:val="32"/>
          <w:szCs w:val="24"/>
          <w:lang w:val="en-US"/>
        </w:rPr>
        <w:t>Gradual adopt</w:t>
      </w:r>
      <w:r w:rsidR="00044F2C">
        <w:rPr>
          <w:rFonts w:ascii="Arial" w:eastAsia="system-ui" w:hAnsi="Arial" w:cs="Arial"/>
          <w:sz w:val="32"/>
          <w:szCs w:val="24"/>
          <w:lang w:val="en-US"/>
        </w:rPr>
        <w:t>ion, and informed decision-makin</w:t>
      </w:r>
      <w:r w:rsidR="00550C8E">
        <w:rPr>
          <w:rFonts w:ascii="Arial" w:eastAsia="system-ui" w:hAnsi="Arial" w:cs="Arial"/>
          <w:sz w:val="32"/>
          <w:szCs w:val="24"/>
          <w:lang w:val="en-US"/>
        </w:rPr>
        <w:t>g</w:t>
      </w:r>
      <w:r w:rsidR="00E72FBC">
        <w:rPr>
          <w:rFonts w:ascii="Arial" w:eastAsia="system-ui" w:hAnsi="Arial" w:cs="Arial"/>
          <w:sz w:val="32"/>
          <w:szCs w:val="24"/>
          <w:lang w:val="en-US"/>
        </w:rPr>
        <w:t xml:space="preserve"> equips Jeevan</w:t>
      </w:r>
      <w:r w:rsidR="00F80DCE">
        <w:rPr>
          <w:rFonts w:ascii="Arial" w:eastAsia="system-ui" w:hAnsi="Arial" w:cs="Arial"/>
          <w:sz w:val="32"/>
          <w:szCs w:val="24"/>
          <w:lang w:val="en-US"/>
        </w:rPr>
        <w:t xml:space="preserve"> Foundry Ltd</w:t>
      </w:r>
      <w:r w:rsidR="0092024E">
        <w:rPr>
          <w:rFonts w:ascii="Arial" w:eastAsia="system-ui" w:hAnsi="Arial" w:cs="Arial"/>
          <w:sz w:val="32"/>
          <w:szCs w:val="24"/>
          <w:lang w:val="en-US"/>
        </w:rPr>
        <w:t>. to navigate the evolving</w:t>
      </w:r>
      <w:r w:rsidR="00241E9C">
        <w:rPr>
          <w:rFonts w:ascii="Arial" w:eastAsia="system-ui" w:hAnsi="Arial" w:cs="Arial"/>
          <w:sz w:val="32"/>
          <w:szCs w:val="24"/>
          <w:lang w:val="en-US"/>
        </w:rPr>
        <w:t xml:space="preserve"> global metal</w:t>
      </w:r>
      <w:r w:rsidR="00550C8E">
        <w:rPr>
          <w:rFonts w:ascii="Arial" w:eastAsia="system-ui" w:hAnsi="Arial" w:cs="Arial"/>
          <w:sz w:val="32"/>
          <w:szCs w:val="24"/>
          <w:lang w:val="en-US"/>
        </w:rPr>
        <w:t xml:space="preserve"> casting industry co</w:t>
      </w:r>
      <w:r w:rsidR="00F805AF">
        <w:rPr>
          <w:rFonts w:ascii="Arial" w:eastAsia="system-ui" w:hAnsi="Arial" w:cs="Arial"/>
          <w:sz w:val="32"/>
          <w:szCs w:val="24"/>
          <w:lang w:val="en-US"/>
        </w:rPr>
        <w:t>nfidently and resiliently.</w:t>
      </w:r>
    </w:p>
    <w:p w14:paraId="77281077" w14:textId="39E333C7" w:rsidR="6FC19651" w:rsidRPr="00580B05" w:rsidRDefault="6FC19651" w:rsidP="6FC19651">
      <w:pPr>
        <w:rPr>
          <w:rFonts w:ascii="Arial" w:hAnsi="Arial" w:cs="Arial"/>
          <w:lang w:val="en-US"/>
        </w:rPr>
      </w:pPr>
    </w:p>
    <w:sectPr w:rsidR="6FC19651" w:rsidRPr="00580B05" w:rsidSect="00E84ACD">
      <w:headerReference w:type="default" r:id="rId40"/>
      <w:footerReference w:type="default" r:id="rId41"/>
      <w:headerReference w:type="first" r:id="rId42"/>
      <w:footerReference w:type="first" r:id="rId4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FED1A6" w14:textId="77777777" w:rsidR="00E84ACD" w:rsidRDefault="00E84ACD" w:rsidP="00500726">
      <w:pPr>
        <w:spacing w:after="0" w:line="240" w:lineRule="auto"/>
      </w:pPr>
      <w:r>
        <w:separator/>
      </w:r>
    </w:p>
  </w:endnote>
  <w:endnote w:type="continuationSeparator" w:id="0">
    <w:p w14:paraId="511B7B20" w14:textId="77777777" w:rsidR="00E84ACD" w:rsidRDefault="00E84ACD" w:rsidP="00500726">
      <w:pPr>
        <w:spacing w:after="0" w:line="240" w:lineRule="auto"/>
      </w:pPr>
      <w:r>
        <w:continuationSeparator/>
      </w:r>
    </w:p>
  </w:endnote>
  <w:endnote w:type="continuationNotice" w:id="1">
    <w:p w14:paraId="4B235984" w14:textId="77777777" w:rsidR="00E84ACD" w:rsidRDefault="00E84AC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Poppins">
    <w:charset w:val="00"/>
    <w:family w:val="auto"/>
    <w:pitch w:val="variable"/>
    <w:sig w:usb0="00008007" w:usb1="00000000" w:usb2="00000000" w:usb3="00000000" w:csb0="00000093" w:csb1="00000000"/>
  </w:font>
  <w:font w:name="system-u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8541391"/>
      <w:docPartObj>
        <w:docPartGallery w:val="Page Numbers (Bottom of Page)"/>
        <w:docPartUnique/>
      </w:docPartObj>
    </w:sdtPr>
    <w:sdtEndPr>
      <w:rPr>
        <w:color w:val="7F7F7F" w:themeColor="background1" w:themeShade="7F"/>
        <w:spacing w:val="60"/>
      </w:rPr>
    </w:sdtEndPr>
    <w:sdtContent>
      <w:p w14:paraId="437E5050" w14:textId="4552AFB8" w:rsidR="008C2DFE" w:rsidRDefault="008C2DFE">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B21C1C8" w14:textId="5F2B2CA3" w:rsidR="01E61CDF" w:rsidRDefault="01E61CDF" w:rsidP="01E61CD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87D17" w14:textId="3155B2F3" w:rsidR="00500726" w:rsidRPr="00500726" w:rsidRDefault="00500726">
    <w:pPr>
      <w:pStyle w:val="Footer"/>
      <w:pBdr>
        <w:top w:val="single" w:sz="4" w:space="1" w:color="D9D9D9" w:themeColor="background1" w:themeShade="D9"/>
      </w:pBdr>
    </w:pPr>
  </w:p>
  <w:p w14:paraId="2F76B5C8" w14:textId="77777777" w:rsidR="00500726" w:rsidRDefault="005007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3AA8B1" w14:textId="77777777" w:rsidR="00E84ACD" w:rsidRDefault="00E84ACD" w:rsidP="00500726">
      <w:pPr>
        <w:spacing w:after="0" w:line="240" w:lineRule="auto"/>
      </w:pPr>
      <w:r>
        <w:separator/>
      </w:r>
    </w:p>
  </w:footnote>
  <w:footnote w:type="continuationSeparator" w:id="0">
    <w:p w14:paraId="04FE328A" w14:textId="77777777" w:rsidR="00E84ACD" w:rsidRDefault="00E84ACD" w:rsidP="00500726">
      <w:pPr>
        <w:spacing w:after="0" w:line="240" w:lineRule="auto"/>
      </w:pPr>
      <w:r>
        <w:continuationSeparator/>
      </w:r>
    </w:p>
  </w:footnote>
  <w:footnote w:type="continuationNotice" w:id="1">
    <w:p w14:paraId="51997547" w14:textId="77777777" w:rsidR="00E84ACD" w:rsidRDefault="00E84AC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1E61CDF" w14:paraId="0D4CE3AA" w14:textId="77777777" w:rsidTr="01E61CDF">
      <w:trPr>
        <w:trHeight w:val="300"/>
      </w:trPr>
      <w:tc>
        <w:tcPr>
          <w:tcW w:w="3005" w:type="dxa"/>
        </w:tcPr>
        <w:p w14:paraId="06D005C0" w14:textId="7DE173EC" w:rsidR="01E61CDF" w:rsidRDefault="01E61CDF" w:rsidP="01E61CDF">
          <w:pPr>
            <w:pStyle w:val="Header"/>
            <w:ind w:left="-115"/>
          </w:pPr>
        </w:p>
      </w:tc>
      <w:tc>
        <w:tcPr>
          <w:tcW w:w="3005" w:type="dxa"/>
        </w:tcPr>
        <w:p w14:paraId="2D28787E" w14:textId="6F590C58" w:rsidR="01E61CDF" w:rsidRDefault="01E61CDF" w:rsidP="01E61CDF">
          <w:pPr>
            <w:pStyle w:val="Header"/>
            <w:jc w:val="center"/>
          </w:pPr>
        </w:p>
      </w:tc>
      <w:tc>
        <w:tcPr>
          <w:tcW w:w="3005" w:type="dxa"/>
        </w:tcPr>
        <w:p w14:paraId="38E44AE6" w14:textId="35230051" w:rsidR="01E61CDF" w:rsidRDefault="01E61CDF" w:rsidP="01E61CDF">
          <w:pPr>
            <w:pStyle w:val="Header"/>
            <w:ind w:right="-115"/>
            <w:jc w:val="right"/>
          </w:pPr>
        </w:p>
      </w:tc>
    </w:tr>
  </w:tbl>
  <w:p w14:paraId="4E0F29EB" w14:textId="0E2AC79E" w:rsidR="01E61CDF" w:rsidRDefault="01E61CDF" w:rsidP="01E61CD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1E61CDF" w14:paraId="45137730" w14:textId="77777777" w:rsidTr="01E61CDF">
      <w:trPr>
        <w:trHeight w:val="300"/>
      </w:trPr>
      <w:tc>
        <w:tcPr>
          <w:tcW w:w="3005" w:type="dxa"/>
        </w:tcPr>
        <w:p w14:paraId="262F05DE" w14:textId="00CF9EC8" w:rsidR="01E61CDF" w:rsidRDefault="01E61CDF" w:rsidP="01E61CDF">
          <w:pPr>
            <w:pStyle w:val="Header"/>
            <w:ind w:left="-115"/>
          </w:pPr>
        </w:p>
      </w:tc>
      <w:tc>
        <w:tcPr>
          <w:tcW w:w="3005" w:type="dxa"/>
        </w:tcPr>
        <w:p w14:paraId="010DA1FE" w14:textId="67E73936" w:rsidR="01E61CDF" w:rsidRDefault="01E61CDF" w:rsidP="01E61CDF">
          <w:pPr>
            <w:pStyle w:val="Header"/>
            <w:jc w:val="center"/>
          </w:pPr>
        </w:p>
      </w:tc>
      <w:tc>
        <w:tcPr>
          <w:tcW w:w="3005" w:type="dxa"/>
        </w:tcPr>
        <w:p w14:paraId="0CF36610" w14:textId="78F5B631" w:rsidR="01E61CDF" w:rsidRDefault="01E61CDF" w:rsidP="01E61CDF">
          <w:pPr>
            <w:pStyle w:val="Header"/>
            <w:ind w:right="-115"/>
            <w:jc w:val="right"/>
          </w:pPr>
        </w:p>
      </w:tc>
    </w:tr>
  </w:tbl>
  <w:p w14:paraId="1D799489" w14:textId="276FE138" w:rsidR="01E61CDF" w:rsidRDefault="01E61CDF" w:rsidP="01E61CD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61EB8"/>
    <w:multiLevelType w:val="hybridMultilevel"/>
    <w:tmpl w:val="E1FAEF80"/>
    <w:lvl w:ilvl="0" w:tplc="C28874D2">
      <w:start w:val="1"/>
      <w:numFmt w:val="bullet"/>
      <w:lvlText w:val="o"/>
      <w:lvlJc w:val="left"/>
      <w:pPr>
        <w:ind w:left="720" w:hanging="360"/>
      </w:pPr>
      <w:rPr>
        <w:rFonts w:ascii="Courier New" w:hAnsi="Courier New" w:hint="default"/>
      </w:rPr>
    </w:lvl>
    <w:lvl w:ilvl="1" w:tplc="1F706A3A">
      <w:start w:val="1"/>
      <w:numFmt w:val="bullet"/>
      <w:lvlText w:val="o"/>
      <w:lvlJc w:val="left"/>
      <w:pPr>
        <w:ind w:left="1440" w:hanging="360"/>
      </w:pPr>
      <w:rPr>
        <w:rFonts w:ascii="Courier New" w:hAnsi="Courier New" w:hint="default"/>
      </w:rPr>
    </w:lvl>
    <w:lvl w:ilvl="2" w:tplc="BAAAA3E2">
      <w:start w:val="1"/>
      <w:numFmt w:val="bullet"/>
      <w:lvlText w:val=""/>
      <w:lvlJc w:val="left"/>
      <w:pPr>
        <w:ind w:left="2160" w:hanging="360"/>
      </w:pPr>
      <w:rPr>
        <w:rFonts w:ascii="Wingdings" w:hAnsi="Wingdings" w:hint="default"/>
      </w:rPr>
    </w:lvl>
    <w:lvl w:ilvl="3" w:tplc="B890F5FC">
      <w:start w:val="1"/>
      <w:numFmt w:val="bullet"/>
      <w:lvlText w:val=""/>
      <w:lvlJc w:val="left"/>
      <w:pPr>
        <w:ind w:left="2880" w:hanging="360"/>
      </w:pPr>
      <w:rPr>
        <w:rFonts w:ascii="Symbol" w:hAnsi="Symbol" w:hint="default"/>
      </w:rPr>
    </w:lvl>
    <w:lvl w:ilvl="4" w:tplc="8A8478A0">
      <w:start w:val="1"/>
      <w:numFmt w:val="bullet"/>
      <w:lvlText w:val="o"/>
      <w:lvlJc w:val="left"/>
      <w:pPr>
        <w:ind w:left="3600" w:hanging="360"/>
      </w:pPr>
      <w:rPr>
        <w:rFonts w:ascii="Courier New" w:hAnsi="Courier New" w:hint="default"/>
      </w:rPr>
    </w:lvl>
    <w:lvl w:ilvl="5" w:tplc="04F69208">
      <w:start w:val="1"/>
      <w:numFmt w:val="bullet"/>
      <w:lvlText w:val=""/>
      <w:lvlJc w:val="left"/>
      <w:pPr>
        <w:ind w:left="4320" w:hanging="360"/>
      </w:pPr>
      <w:rPr>
        <w:rFonts w:ascii="Wingdings" w:hAnsi="Wingdings" w:hint="default"/>
      </w:rPr>
    </w:lvl>
    <w:lvl w:ilvl="6" w:tplc="A20070C4">
      <w:start w:val="1"/>
      <w:numFmt w:val="bullet"/>
      <w:lvlText w:val=""/>
      <w:lvlJc w:val="left"/>
      <w:pPr>
        <w:ind w:left="5040" w:hanging="360"/>
      </w:pPr>
      <w:rPr>
        <w:rFonts w:ascii="Symbol" w:hAnsi="Symbol" w:hint="default"/>
      </w:rPr>
    </w:lvl>
    <w:lvl w:ilvl="7" w:tplc="6ED66912">
      <w:start w:val="1"/>
      <w:numFmt w:val="bullet"/>
      <w:lvlText w:val="o"/>
      <w:lvlJc w:val="left"/>
      <w:pPr>
        <w:ind w:left="5760" w:hanging="360"/>
      </w:pPr>
      <w:rPr>
        <w:rFonts w:ascii="Courier New" w:hAnsi="Courier New" w:hint="default"/>
      </w:rPr>
    </w:lvl>
    <w:lvl w:ilvl="8" w:tplc="5A4CB1D6">
      <w:start w:val="1"/>
      <w:numFmt w:val="bullet"/>
      <w:lvlText w:val=""/>
      <w:lvlJc w:val="left"/>
      <w:pPr>
        <w:ind w:left="6480" w:hanging="360"/>
      </w:pPr>
      <w:rPr>
        <w:rFonts w:ascii="Wingdings" w:hAnsi="Wingdings" w:hint="default"/>
      </w:rPr>
    </w:lvl>
  </w:abstractNum>
  <w:abstractNum w:abstractNumId="1" w15:restartNumberingAfterBreak="0">
    <w:nsid w:val="12464C6D"/>
    <w:multiLevelType w:val="hybridMultilevel"/>
    <w:tmpl w:val="7F6A85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841990F"/>
    <w:multiLevelType w:val="multilevel"/>
    <w:tmpl w:val="66BE031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23E1E018"/>
    <w:multiLevelType w:val="hybridMultilevel"/>
    <w:tmpl w:val="BBEE0A66"/>
    <w:lvl w:ilvl="0" w:tplc="689EF144">
      <w:start w:val="1"/>
      <w:numFmt w:val="bullet"/>
      <w:lvlText w:val="o"/>
      <w:lvlJc w:val="left"/>
      <w:pPr>
        <w:ind w:left="720" w:hanging="360"/>
      </w:pPr>
      <w:rPr>
        <w:rFonts w:ascii="Courier New" w:hAnsi="Courier New" w:hint="default"/>
      </w:rPr>
    </w:lvl>
    <w:lvl w:ilvl="1" w:tplc="82D005BC">
      <w:start w:val="1"/>
      <w:numFmt w:val="bullet"/>
      <w:lvlText w:val="o"/>
      <w:lvlJc w:val="left"/>
      <w:pPr>
        <w:ind w:left="1440" w:hanging="360"/>
      </w:pPr>
      <w:rPr>
        <w:rFonts w:ascii="Courier New" w:hAnsi="Courier New" w:hint="default"/>
      </w:rPr>
    </w:lvl>
    <w:lvl w:ilvl="2" w:tplc="3D96F03C">
      <w:start w:val="1"/>
      <w:numFmt w:val="bullet"/>
      <w:lvlText w:val=""/>
      <w:lvlJc w:val="left"/>
      <w:pPr>
        <w:ind w:left="2160" w:hanging="360"/>
      </w:pPr>
      <w:rPr>
        <w:rFonts w:ascii="Wingdings" w:hAnsi="Wingdings" w:hint="default"/>
      </w:rPr>
    </w:lvl>
    <w:lvl w:ilvl="3" w:tplc="EC7E2F96">
      <w:start w:val="1"/>
      <w:numFmt w:val="bullet"/>
      <w:lvlText w:val=""/>
      <w:lvlJc w:val="left"/>
      <w:pPr>
        <w:ind w:left="2880" w:hanging="360"/>
      </w:pPr>
      <w:rPr>
        <w:rFonts w:ascii="Symbol" w:hAnsi="Symbol" w:hint="default"/>
      </w:rPr>
    </w:lvl>
    <w:lvl w:ilvl="4" w:tplc="1026EC38">
      <w:start w:val="1"/>
      <w:numFmt w:val="bullet"/>
      <w:lvlText w:val="o"/>
      <w:lvlJc w:val="left"/>
      <w:pPr>
        <w:ind w:left="3600" w:hanging="360"/>
      </w:pPr>
      <w:rPr>
        <w:rFonts w:ascii="Courier New" w:hAnsi="Courier New" w:hint="default"/>
      </w:rPr>
    </w:lvl>
    <w:lvl w:ilvl="5" w:tplc="AF467E24">
      <w:start w:val="1"/>
      <w:numFmt w:val="bullet"/>
      <w:lvlText w:val=""/>
      <w:lvlJc w:val="left"/>
      <w:pPr>
        <w:ind w:left="4320" w:hanging="360"/>
      </w:pPr>
      <w:rPr>
        <w:rFonts w:ascii="Wingdings" w:hAnsi="Wingdings" w:hint="default"/>
      </w:rPr>
    </w:lvl>
    <w:lvl w:ilvl="6" w:tplc="C48CEAA8">
      <w:start w:val="1"/>
      <w:numFmt w:val="bullet"/>
      <w:lvlText w:val=""/>
      <w:lvlJc w:val="left"/>
      <w:pPr>
        <w:ind w:left="5040" w:hanging="360"/>
      </w:pPr>
      <w:rPr>
        <w:rFonts w:ascii="Symbol" w:hAnsi="Symbol" w:hint="default"/>
      </w:rPr>
    </w:lvl>
    <w:lvl w:ilvl="7" w:tplc="C88AE5E4">
      <w:start w:val="1"/>
      <w:numFmt w:val="bullet"/>
      <w:lvlText w:val="o"/>
      <w:lvlJc w:val="left"/>
      <w:pPr>
        <w:ind w:left="5760" w:hanging="360"/>
      </w:pPr>
      <w:rPr>
        <w:rFonts w:ascii="Courier New" w:hAnsi="Courier New" w:hint="default"/>
      </w:rPr>
    </w:lvl>
    <w:lvl w:ilvl="8" w:tplc="FDD43D5C">
      <w:start w:val="1"/>
      <w:numFmt w:val="bullet"/>
      <w:lvlText w:val=""/>
      <w:lvlJc w:val="left"/>
      <w:pPr>
        <w:ind w:left="6480" w:hanging="360"/>
      </w:pPr>
      <w:rPr>
        <w:rFonts w:ascii="Wingdings" w:hAnsi="Wingdings" w:hint="default"/>
      </w:rPr>
    </w:lvl>
  </w:abstractNum>
  <w:abstractNum w:abstractNumId="4" w15:restartNumberingAfterBreak="0">
    <w:nsid w:val="33F379A2"/>
    <w:multiLevelType w:val="hybridMultilevel"/>
    <w:tmpl w:val="FFFFFFFF"/>
    <w:lvl w:ilvl="0" w:tplc="9E800670">
      <w:start w:val="1"/>
      <w:numFmt w:val="bullet"/>
      <w:lvlText w:val=""/>
      <w:lvlJc w:val="left"/>
      <w:pPr>
        <w:ind w:left="720" w:hanging="360"/>
      </w:pPr>
      <w:rPr>
        <w:rFonts w:ascii="Symbol" w:hAnsi="Symbol" w:hint="default"/>
      </w:rPr>
    </w:lvl>
    <w:lvl w:ilvl="1" w:tplc="2FECBB7C">
      <w:start w:val="1"/>
      <w:numFmt w:val="bullet"/>
      <w:lvlText w:val="o"/>
      <w:lvlJc w:val="left"/>
      <w:pPr>
        <w:ind w:left="1440" w:hanging="360"/>
      </w:pPr>
      <w:rPr>
        <w:rFonts w:ascii="Courier New" w:hAnsi="Courier New" w:hint="default"/>
      </w:rPr>
    </w:lvl>
    <w:lvl w:ilvl="2" w:tplc="1BE6A89E">
      <w:start w:val="1"/>
      <w:numFmt w:val="bullet"/>
      <w:lvlText w:val=""/>
      <w:lvlJc w:val="left"/>
      <w:pPr>
        <w:ind w:left="2160" w:hanging="360"/>
      </w:pPr>
      <w:rPr>
        <w:rFonts w:ascii="Wingdings" w:hAnsi="Wingdings" w:hint="default"/>
      </w:rPr>
    </w:lvl>
    <w:lvl w:ilvl="3" w:tplc="65E67FEE">
      <w:start w:val="1"/>
      <w:numFmt w:val="bullet"/>
      <w:lvlText w:val=""/>
      <w:lvlJc w:val="left"/>
      <w:pPr>
        <w:ind w:left="2880" w:hanging="360"/>
      </w:pPr>
      <w:rPr>
        <w:rFonts w:ascii="Symbol" w:hAnsi="Symbol" w:hint="default"/>
      </w:rPr>
    </w:lvl>
    <w:lvl w:ilvl="4" w:tplc="55B223C0">
      <w:start w:val="1"/>
      <w:numFmt w:val="bullet"/>
      <w:lvlText w:val="o"/>
      <w:lvlJc w:val="left"/>
      <w:pPr>
        <w:ind w:left="3600" w:hanging="360"/>
      </w:pPr>
      <w:rPr>
        <w:rFonts w:ascii="Courier New" w:hAnsi="Courier New" w:hint="default"/>
      </w:rPr>
    </w:lvl>
    <w:lvl w:ilvl="5" w:tplc="C16A7F02">
      <w:start w:val="1"/>
      <w:numFmt w:val="bullet"/>
      <w:lvlText w:val=""/>
      <w:lvlJc w:val="left"/>
      <w:pPr>
        <w:ind w:left="4320" w:hanging="360"/>
      </w:pPr>
      <w:rPr>
        <w:rFonts w:ascii="Wingdings" w:hAnsi="Wingdings" w:hint="default"/>
      </w:rPr>
    </w:lvl>
    <w:lvl w:ilvl="6" w:tplc="D26E3FD6">
      <w:start w:val="1"/>
      <w:numFmt w:val="bullet"/>
      <w:lvlText w:val=""/>
      <w:lvlJc w:val="left"/>
      <w:pPr>
        <w:ind w:left="5040" w:hanging="360"/>
      </w:pPr>
      <w:rPr>
        <w:rFonts w:ascii="Symbol" w:hAnsi="Symbol" w:hint="default"/>
      </w:rPr>
    </w:lvl>
    <w:lvl w:ilvl="7" w:tplc="780496EA">
      <w:start w:val="1"/>
      <w:numFmt w:val="bullet"/>
      <w:lvlText w:val="o"/>
      <w:lvlJc w:val="left"/>
      <w:pPr>
        <w:ind w:left="5760" w:hanging="360"/>
      </w:pPr>
      <w:rPr>
        <w:rFonts w:ascii="Courier New" w:hAnsi="Courier New" w:hint="default"/>
      </w:rPr>
    </w:lvl>
    <w:lvl w:ilvl="8" w:tplc="3B4E7984">
      <w:start w:val="1"/>
      <w:numFmt w:val="bullet"/>
      <w:lvlText w:val=""/>
      <w:lvlJc w:val="left"/>
      <w:pPr>
        <w:ind w:left="6480" w:hanging="360"/>
      </w:pPr>
      <w:rPr>
        <w:rFonts w:ascii="Wingdings" w:hAnsi="Wingdings" w:hint="default"/>
      </w:rPr>
    </w:lvl>
  </w:abstractNum>
  <w:abstractNum w:abstractNumId="5" w15:restartNumberingAfterBreak="0">
    <w:nsid w:val="34CD6AB1"/>
    <w:multiLevelType w:val="hybridMultilevel"/>
    <w:tmpl w:val="2E7A4DDA"/>
    <w:lvl w:ilvl="0" w:tplc="B61A9122">
      <w:start w:val="1"/>
      <w:numFmt w:val="decimal"/>
      <w:lvlText w:val="%1."/>
      <w:lvlJc w:val="left"/>
      <w:pPr>
        <w:ind w:left="66" w:hanging="360"/>
      </w:pPr>
      <w:rPr>
        <w:rFonts w:hint="default"/>
      </w:rPr>
    </w:lvl>
    <w:lvl w:ilvl="1" w:tplc="40090019" w:tentative="1">
      <w:start w:val="1"/>
      <w:numFmt w:val="lowerLetter"/>
      <w:lvlText w:val="%2."/>
      <w:lvlJc w:val="left"/>
      <w:pPr>
        <w:ind w:left="786" w:hanging="360"/>
      </w:pPr>
    </w:lvl>
    <w:lvl w:ilvl="2" w:tplc="4009001B" w:tentative="1">
      <w:start w:val="1"/>
      <w:numFmt w:val="lowerRoman"/>
      <w:lvlText w:val="%3."/>
      <w:lvlJc w:val="right"/>
      <w:pPr>
        <w:ind w:left="1506" w:hanging="180"/>
      </w:pPr>
    </w:lvl>
    <w:lvl w:ilvl="3" w:tplc="4009000F" w:tentative="1">
      <w:start w:val="1"/>
      <w:numFmt w:val="decimal"/>
      <w:lvlText w:val="%4."/>
      <w:lvlJc w:val="left"/>
      <w:pPr>
        <w:ind w:left="2226" w:hanging="360"/>
      </w:pPr>
    </w:lvl>
    <w:lvl w:ilvl="4" w:tplc="40090019" w:tentative="1">
      <w:start w:val="1"/>
      <w:numFmt w:val="lowerLetter"/>
      <w:lvlText w:val="%5."/>
      <w:lvlJc w:val="left"/>
      <w:pPr>
        <w:ind w:left="2946" w:hanging="360"/>
      </w:pPr>
    </w:lvl>
    <w:lvl w:ilvl="5" w:tplc="4009001B" w:tentative="1">
      <w:start w:val="1"/>
      <w:numFmt w:val="lowerRoman"/>
      <w:lvlText w:val="%6."/>
      <w:lvlJc w:val="right"/>
      <w:pPr>
        <w:ind w:left="3666" w:hanging="180"/>
      </w:pPr>
    </w:lvl>
    <w:lvl w:ilvl="6" w:tplc="4009000F" w:tentative="1">
      <w:start w:val="1"/>
      <w:numFmt w:val="decimal"/>
      <w:lvlText w:val="%7."/>
      <w:lvlJc w:val="left"/>
      <w:pPr>
        <w:ind w:left="4386" w:hanging="360"/>
      </w:pPr>
    </w:lvl>
    <w:lvl w:ilvl="7" w:tplc="40090019" w:tentative="1">
      <w:start w:val="1"/>
      <w:numFmt w:val="lowerLetter"/>
      <w:lvlText w:val="%8."/>
      <w:lvlJc w:val="left"/>
      <w:pPr>
        <w:ind w:left="5106" w:hanging="360"/>
      </w:pPr>
    </w:lvl>
    <w:lvl w:ilvl="8" w:tplc="4009001B" w:tentative="1">
      <w:start w:val="1"/>
      <w:numFmt w:val="lowerRoman"/>
      <w:lvlText w:val="%9."/>
      <w:lvlJc w:val="right"/>
      <w:pPr>
        <w:ind w:left="5826" w:hanging="180"/>
      </w:pPr>
    </w:lvl>
  </w:abstractNum>
  <w:abstractNum w:abstractNumId="6" w15:restartNumberingAfterBreak="0">
    <w:nsid w:val="35013A6E"/>
    <w:multiLevelType w:val="multilevel"/>
    <w:tmpl w:val="3B4E728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391AD56B"/>
    <w:multiLevelType w:val="hybridMultilevel"/>
    <w:tmpl w:val="221AB382"/>
    <w:lvl w:ilvl="0" w:tplc="2A36B0DE">
      <w:start w:val="1"/>
      <w:numFmt w:val="bullet"/>
      <w:lvlText w:val=""/>
      <w:lvlJc w:val="left"/>
      <w:pPr>
        <w:ind w:left="720" w:hanging="360"/>
      </w:pPr>
      <w:rPr>
        <w:rFonts w:ascii="Symbol" w:hAnsi="Symbol" w:hint="default"/>
      </w:rPr>
    </w:lvl>
    <w:lvl w:ilvl="1" w:tplc="B06E206E">
      <w:start w:val="1"/>
      <w:numFmt w:val="bullet"/>
      <w:lvlText w:val="o"/>
      <w:lvlJc w:val="left"/>
      <w:pPr>
        <w:ind w:left="1440" w:hanging="360"/>
      </w:pPr>
      <w:rPr>
        <w:rFonts w:ascii="Courier New" w:hAnsi="Courier New" w:hint="default"/>
      </w:rPr>
    </w:lvl>
    <w:lvl w:ilvl="2" w:tplc="64B28122">
      <w:start w:val="1"/>
      <w:numFmt w:val="bullet"/>
      <w:lvlText w:val=""/>
      <w:lvlJc w:val="left"/>
      <w:pPr>
        <w:ind w:left="2160" w:hanging="360"/>
      </w:pPr>
      <w:rPr>
        <w:rFonts w:ascii="Wingdings" w:hAnsi="Wingdings" w:hint="default"/>
      </w:rPr>
    </w:lvl>
    <w:lvl w:ilvl="3" w:tplc="6A0E1A76">
      <w:start w:val="1"/>
      <w:numFmt w:val="bullet"/>
      <w:lvlText w:val=""/>
      <w:lvlJc w:val="left"/>
      <w:pPr>
        <w:ind w:left="2880" w:hanging="360"/>
      </w:pPr>
      <w:rPr>
        <w:rFonts w:ascii="Symbol" w:hAnsi="Symbol" w:hint="default"/>
      </w:rPr>
    </w:lvl>
    <w:lvl w:ilvl="4" w:tplc="8BD4A55A">
      <w:start w:val="1"/>
      <w:numFmt w:val="bullet"/>
      <w:lvlText w:val="o"/>
      <w:lvlJc w:val="left"/>
      <w:pPr>
        <w:ind w:left="3600" w:hanging="360"/>
      </w:pPr>
      <w:rPr>
        <w:rFonts w:ascii="Courier New" w:hAnsi="Courier New" w:hint="default"/>
      </w:rPr>
    </w:lvl>
    <w:lvl w:ilvl="5" w:tplc="11926960">
      <w:start w:val="1"/>
      <w:numFmt w:val="bullet"/>
      <w:lvlText w:val=""/>
      <w:lvlJc w:val="left"/>
      <w:pPr>
        <w:ind w:left="4320" w:hanging="360"/>
      </w:pPr>
      <w:rPr>
        <w:rFonts w:ascii="Wingdings" w:hAnsi="Wingdings" w:hint="default"/>
      </w:rPr>
    </w:lvl>
    <w:lvl w:ilvl="6" w:tplc="DFBA8C80">
      <w:start w:val="1"/>
      <w:numFmt w:val="bullet"/>
      <w:lvlText w:val=""/>
      <w:lvlJc w:val="left"/>
      <w:pPr>
        <w:ind w:left="5040" w:hanging="360"/>
      </w:pPr>
      <w:rPr>
        <w:rFonts w:ascii="Symbol" w:hAnsi="Symbol" w:hint="default"/>
      </w:rPr>
    </w:lvl>
    <w:lvl w:ilvl="7" w:tplc="93A461AA">
      <w:start w:val="1"/>
      <w:numFmt w:val="bullet"/>
      <w:lvlText w:val="o"/>
      <w:lvlJc w:val="left"/>
      <w:pPr>
        <w:ind w:left="5760" w:hanging="360"/>
      </w:pPr>
      <w:rPr>
        <w:rFonts w:ascii="Courier New" w:hAnsi="Courier New" w:hint="default"/>
      </w:rPr>
    </w:lvl>
    <w:lvl w:ilvl="8" w:tplc="326A76F8">
      <w:start w:val="1"/>
      <w:numFmt w:val="bullet"/>
      <w:lvlText w:val=""/>
      <w:lvlJc w:val="left"/>
      <w:pPr>
        <w:ind w:left="6480" w:hanging="360"/>
      </w:pPr>
      <w:rPr>
        <w:rFonts w:ascii="Wingdings" w:hAnsi="Wingdings" w:hint="default"/>
      </w:rPr>
    </w:lvl>
  </w:abstractNum>
  <w:abstractNum w:abstractNumId="8" w15:restartNumberingAfterBreak="0">
    <w:nsid w:val="3B56D872"/>
    <w:multiLevelType w:val="hybridMultilevel"/>
    <w:tmpl w:val="736C693A"/>
    <w:lvl w:ilvl="0" w:tplc="4EBE31D6">
      <w:start w:val="1"/>
      <w:numFmt w:val="bullet"/>
      <w:lvlText w:val="o"/>
      <w:lvlJc w:val="left"/>
      <w:pPr>
        <w:ind w:left="720" w:hanging="360"/>
      </w:pPr>
      <w:rPr>
        <w:rFonts w:ascii="Courier New" w:hAnsi="Courier New" w:hint="default"/>
      </w:rPr>
    </w:lvl>
    <w:lvl w:ilvl="1" w:tplc="339A04CE">
      <w:start w:val="1"/>
      <w:numFmt w:val="bullet"/>
      <w:lvlText w:val="o"/>
      <w:lvlJc w:val="left"/>
      <w:pPr>
        <w:ind w:left="1440" w:hanging="360"/>
      </w:pPr>
      <w:rPr>
        <w:rFonts w:ascii="Courier New" w:hAnsi="Courier New" w:hint="default"/>
      </w:rPr>
    </w:lvl>
    <w:lvl w:ilvl="2" w:tplc="D2302DE6">
      <w:start w:val="1"/>
      <w:numFmt w:val="bullet"/>
      <w:lvlText w:val=""/>
      <w:lvlJc w:val="left"/>
      <w:pPr>
        <w:ind w:left="2160" w:hanging="360"/>
      </w:pPr>
      <w:rPr>
        <w:rFonts w:ascii="Wingdings" w:hAnsi="Wingdings" w:hint="default"/>
      </w:rPr>
    </w:lvl>
    <w:lvl w:ilvl="3" w:tplc="240E9E7A">
      <w:start w:val="1"/>
      <w:numFmt w:val="bullet"/>
      <w:lvlText w:val=""/>
      <w:lvlJc w:val="left"/>
      <w:pPr>
        <w:ind w:left="2880" w:hanging="360"/>
      </w:pPr>
      <w:rPr>
        <w:rFonts w:ascii="Symbol" w:hAnsi="Symbol" w:hint="default"/>
      </w:rPr>
    </w:lvl>
    <w:lvl w:ilvl="4" w:tplc="4310385E">
      <w:start w:val="1"/>
      <w:numFmt w:val="bullet"/>
      <w:lvlText w:val="o"/>
      <w:lvlJc w:val="left"/>
      <w:pPr>
        <w:ind w:left="3600" w:hanging="360"/>
      </w:pPr>
      <w:rPr>
        <w:rFonts w:ascii="Courier New" w:hAnsi="Courier New" w:hint="default"/>
      </w:rPr>
    </w:lvl>
    <w:lvl w:ilvl="5" w:tplc="EE84EE50">
      <w:start w:val="1"/>
      <w:numFmt w:val="bullet"/>
      <w:lvlText w:val=""/>
      <w:lvlJc w:val="left"/>
      <w:pPr>
        <w:ind w:left="4320" w:hanging="360"/>
      </w:pPr>
      <w:rPr>
        <w:rFonts w:ascii="Wingdings" w:hAnsi="Wingdings" w:hint="default"/>
      </w:rPr>
    </w:lvl>
    <w:lvl w:ilvl="6" w:tplc="3CEC94A8">
      <w:start w:val="1"/>
      <w:numFmt w:val="bullet"/>
      <w:lvlText w:val=""/>
      <w:lvlJc w:val="left"/>
      <w:pPr>
        <w:ind w:left="5040" w:hanging="360"/>
      </w:pPr>
      <w:rPr>
        <w:rFonts w:ascii="Symbol" w:hAnsi="Symbol" w:hint="default"/>
      </w:rPr>
    </w:lvl>
    <w:lvl w:ilvl="7" w:tplc="5AF49E8A">
      <w:start w:val="1"/>
      <w:numFmt w:val="bullet"/>
      <w:lvlText w:val="o"/>
      <w:lvlJc w:val="left"/>
      <w:pPr>
        <w:ind w:left="5760" w:hanging="360"/>
      </w:pPr>
      <w:rPr>
        <w:rFonts w:ascii="Courier New" w:hAnsi="Courier New" w:hint="default"/>
      </w:rPr>
    </w:lvl>
    <w:lvl w:ilvl="8" w:tplc="B29C98F4">
      <w:start w:val="1"/>
      <w:numFmt w:val="bullet"/>
      <w:lvlText w:val=""/>
      <w:lvlJc w:val="left"/>
      <w:pPr>
        <w:ind w:left="6480" w:hanging="360"/>
      </w:pPr>
      <w:rPr>
        <w:rFonts w:ascii="Wingdings" w:hAnsi="Wingdings" w:hint="default"/>
      </w:rPr>
    </w:lvl>
  </w:abstractNum>
  <w:abstractNum w:abstractNumId="9" w15:restartNumberingAfterBreak="0">
    <w:nsid w:val="41F3F266"/>
    <w:multiLevelType w:val="hybridMultilevel"/>
    <w:tmpl w:val="FFFFFFFF"/>
    <w:lvl w:ilvl="0" w:tplc="6A08110C">
      <w:start w:val="1"/>
      <w:numFmt w:val="bullet"/>
      <w:lvlText w:val=""/>
      <w:lvlJc w:val="left"/>
      <w:pPr>
        <w:ind w:left="720" w:hanging="360"/>
      </w:pPr>
      <w:rPr>
        <w:rFonts w:ascii="Symbol" w:hAnsi="Symbol" w:hint="default"/>
      </w:rPr>
    </w:lvl>
    <w:lvl w:ilvl="1" w:tplc="6688E8D8">
      <w:start w:val="1"/>
      <w:numFmt w:val="bullet"/>
      <w:lvlText w:val="o"/>
      <w:lvlJc w:val="left"/>
      <w:pPr>
        <w:ind w:left="1440" w:hanging="360"/>
      </w:pPr>
      <w:rPr>
        <w:rFonts w:ascii="Courier New" w:hAnsi="Courier New" w:hint="default"/>
      </w:rPr>
    </w:lvl>
    <w:lvl w:ilvl="2" w:tplc="2DAA33D0">
      <w:start w:val="1"/>
      <w:numFmt w:val="bullet"/>
      <w:lvlText w:val=""/>
      <w:lvlJc w:val="left"/>
      <w:pPr>
        <w:ind w:left="2160" w:hanging="360"/>
      </w:pPr>
      <w:rPr>
        <w:rFonts w:ascii="Wingdings" w:hAnsi="Wingdings" w:hint="default"/>
      </w:rPr>
    </w:lvl>
    <w:lvl w:ilvl="3" w:tplc="3A66DE04">
      <w:start w:val="1"/>
      <w:numFmt w:val="bullet"/>
      <w:lvlText w:val=""/>
      <w:lvlJc w:val="left"/>
      <w:pPr>
        <w:ind w:left="2880" w:hanging="360"/>
      </w:pPr>
      <w:rPr>
        <w:rFonts w:ascii="Symbol" w:hAnsi="Symbol" w:hint="default"/>
      </w:rPr>
    </w:lvl>
    <w:lvl w:ilvl="4" w:tplc="BA46A382">
      <w:start w:val="1"/>
      <w:numFmt w:val="bullet"/>
      <w:lvlText w:val="o"/>
      <w:lvlJc w:val="left"/>
      <w:pPr>
        <w:ind w:left="3600" w:hanging="360"/>
      </w:pPr>
      <w:rPr>
        <w:rFonts w:ascii="Courier New" w:hAnsi="Courier New" w:hint="default"/>
      </w:rPr>
    </w:lvl>
    <w:lvl w:ilvl="5" w:tplc="235E1946">
      <w:start w:val="1"/>
      <w:numFmt w:val="bullet"/>
      <w:lvlText w:val=""/>
      <w:lvlJc w:val="left"/>
      <w:pPr>
        <w:ind w:left="4320" w:hanging="360"/>
      </w:pPr>
      <w:rPr>
        <w:rFonts w:ascii="Wingdings" w:hAnsi="Wingdings" w:hint="default"/>
      </w:rPr>
    </w:lvl>
    <w:lvl w:ilvl="6" w:tplc="E6E4433E">
      <w:start w:val="1"/>
      <w:numFmt w:val="bullet"/>
      <w:lvlText w:val=""/>
      <w:lvlJc w:val="left"/>
      <w:pPr>
        <w:ind w:left="5040" w:hanging="360"/>
      </w:pPr>
      <w:rPr>
        <w:rFonts w:ascii="Symbol" w:hAnsi="Symbol" w:hint="default"/>
      </w:rPr>
    </w:lvl>
    <w:lvl w:ilvl="7" w:tplc="1AA0D532">
      <w:start w:val="1"/>
      <w:numFmt w:val="bullet"/>
      <w:lvlText w:val="o"/>
      <w:lvlJc w:val="left"/>
      <w:pPr>
        <w:ind w:left="5760" w:hanging="360"/>
      </w:pPr>
      <w:rPr>
        <w:rFonts w:ascii="Courier New" w:hAnsi="Courier New" w:hint="default"/>
      </w:rPr>
    </w:lvl>
    <w:lvl w:ilvl="8" w:tplc="7B54A5B0">
      <w:start w:val="1"/>
      <w:numFmt w:val="bullet"/>
      <w:lvlText w:val=""/>
      <w:lvlJc w:val="left"/>
      <w:pPr>
        <w:ind w:left="6480" w:hanging="360"/>
      </w:pPr>
      <w:rPr>
        <w:rFonts w:ascii="Wingdings" w:hAnsi="Wingdings" w:hint="default"/>
      </w:rPr>
    </w:lvl>
  </w:abstractNum>
  <w:abstractNum w:abstractNumId="10" w15:restartNumberingAfterBreak="0">
    <w:nsid w:val="436D79DC"/>
    <w:multiLevelType w:val="hybridMultilevel"/>
    <w:tmpl w:val="02CE15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3A422ED"/>
    <w:multiLevelType w:val="hybridMultilevel"/>
    <w:tmpl w:val="4B2E94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6AA2597"/>
    <w:multiLevelType w:val="multilevel"/>
    <w:tmpl w:val="19263CB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55034D5F"/>
    <w:multiLevelType w:val="hybridMultilevel"/>
    <w:tmpl w:val="FFFFFFFF"/>
    <w:lvl w:ilvl="0" w:tplc="1966D8D0">
      <w:start w:val="1"/>
      <w:numFmt w:val="decimal"/>
      <w:lvlText w:val="%1."/>
      <w:lvlJc w:val="left"/>
      <w:pPr>
        <w:ind w:left="720" w:hanging="360"/>
      </w:pPr>
    </w:lvl>
    <w:lvl w:ilvl="1" w:tplc="5628A3C4">
      <w:start w:val="1"/>
      <w:numFmt w:val="decimal"/>
      <w:lvlText w:val="%2."/>
      <w:lvlJc w:val="left"/>
      <w:pPr>
        <w:ind w:left="1440" w:hanging="360"/>
      </w:pPr>
    </w:lvl>
    <w:lvl w:ilvl="2" w:tplc="0790A1C2">
      <w:start w:val="1"/>
      <w:numFmt w:val="lowerRoman"/>
      <w:lvlText w:val="%3."/>
      <w:lvlJc w:val="right"/>
      <w:pPr>
        <w:ind w:left="2160" w:hanging="180"/>
      </w:pPr>
    </w:lvl>
    <w:lvl w:ilvl="3" w:tplc="2CD44C92">
      <w:start w:val="1"/>
      <w:numFmt w:val="decimal"/>
      <w:lvlText w:val="%4."/>
      <w:lvlJc w:val="left"/>
      <w:pPr>
        <w:ind w:left="2880" w:hanging="360"/>
      </w:pPr>
    </w:lvl>
    <w:lvl w:ilvl="4" w:tplc="F162D494">
      <w:start w:val="1"/>
      <w:numFmt w:val="lowerLetter"/>
      <w:lvlText w:val="%5."/>
      <w:lvlJc w:val="left"/>
      <w:pPr>
        <w:ind w:left="3600" w:hanging="360"/>
      </w:pPr>
    </w:lvl>
    <w:lvl w:ilvl="5" w:tplc="B6FC7C72">
      <w:start w:val="1"/>
      <w:numFmt w:val="lowerRoman"/>
      <w:lvlText w:val="%6."/>
      <w:lvlJc w:val="right"/>
      <w:pPr>
        <w:ind w:left="4320" w:hanging="180"/>
      </w:pPr>
    </w:lvl>
    <w:lvl w:ilvl="6" w:tplc="C60A008E">
      <w:start w:val="1"/>
      <w:numFmt w:val="decimal"/>
      <w:lvlText w:val="%7."/>
      <w:lvlJc w:val="left"/>
      <w:pPr>
        <w:ind w:left="5040" w:hanging="360"/>
      </w:pPr>
    </w:lvl>
    <w:lvl w:ilvl="7" w:tplc="C05ACDEA">
      <w:start w:val="1"/>
      <w:numFmt w:val="lowerLetter"/>
      <w:lvlText w:val="%8."/>
      <w:lvlJc w:val="left"/>
      <w:pPr>
        <w:ind w:left="5760" w:hanging="360"/>
      </w:pPr>
    </w:lvl>
    <w:lvl w:ilvl="8" w:tplc="2B22088C">
      <w:start w:val="1"/>
      <w:numFmt w:val="lowerRoman"/>
      <w:lvlText w:val="%9."/>
      <w:lvlJc w:val="right"/>
      <w:pPr>
        <w:ind w:left="6480" w:hanging="180"/>
      </w:pPr>
    </w:lvl>
  </w:abstractNum>
  <w:abstractNum w:abstractNumId="14" w15:restartNumberingAfterBreak="0">
    <w:nsid w:val="593AEC95"/>
    <w:multiLevelType w:val="hybridMultilevel"/>
    <w:tmpl w:val="EB5493E8"/>
    <w:lvl w:ilvl="0" w:tplc="A12A6736">
      <w:start w:val="1"/>
      <w:numFmt w:val="bullet"/>
      <w:lvlText w:val="o"/>
      <w:lvlJc w:val="left"/>
      <w:pPr>
        <w:ind w:left="720" w:hanging="360"/>
      </w:pPr>
      <w:rPr>
        <w:rFonts w:ascii="Courier New" w:hAnsi="Courier New" w:hint="default"/>
      </w:rPr>
    </w:lvl>
    <w:lvl w:ilvl="1" w:tplc="16F4EDC4">
      <w:start w:val="1"/>
      <w:numFmt w:val="bullet"/>
      <w:lvlText w:val="o"/>
      <w:lvlJc w:val="left"/>
      <w:pPr>
        <w:ind w:left="1440" w:hanging="360"/>
      </w:pPr>
      <w:rPr>
        <w:rFonts w:ascii="Courier New" w:hAnsi="Courier New" w:hint="default"/>
      </w:rPr>
    </w:lvl>
    <w:lvl w:ilvl="2" w:tplc="203018C4">
      <w:start w:val="1"/>
      <w:numFmt w:val="bullet"/>
      <w:lvlText w:val=""/>
      <w:lvlJc w:val="left"/>
      <w:pPr>
        <w:ind w:left="2160" w:hanging="360"/>
      </w:pPr>
      <w:rPr>
        <w:rFonts w:ascii="Wingdings" w:hAnsi="Wingdings" w:hint="default"/>
      </w:rPr>
    </w:lvl>
    <w:lvl w:ilvl="3" w:tplc="91B8D626">
      <w:start w:val="1"/>
      <w:numFmt w:val="bullet"/>
      <w:lvlText w:val=""/>
      <w:lvlJc w:val="left"/>
      <w:pPr>
        <w:ind w:left="2880" w:hanging="360"/>
      </w:pPr>
      <w:rPr>
        <w:rFonts w:ascii="Symbol" w:hAnsi="Symbol" w:hint="default"/>
      </w:rPr>
    </w:lvl>
    <w:lvl w:ilvl="4" w:tplc="1B7CD866">
      <w:start w:val="1"/>
      <w:numFmt w:val="bullet"/>
      <w:lvlText w:val="o"/>
      <w:lvlJc w:val="left"/>
      <w:pPr>
        <w:ind w:left="3600" w:hanging="360"/>
      </w:pPr>
      <w:rPr>
        <w:rFonts w:ascii="Courier New" w:hAnsi="Courier New" w:hint="default"/>
      </w:rPr>
    </w:lvl>
    <w:lvl w:ilvl="5" w:tplc="5F549F4C">
      <w:start w:val="1"/>
      <w:numFmt w:val="bullet"/>
      <w:lvlText w:val=""/>
      <w:lvlJc w:val="left"/>
      <w:pPr>
        <w:ind w:left="4320" w:hanging="360"/>
      </w:pPr>
      <w:rPr>
        <w:rFonts w:ascii="Wingdings" w:hAnsi="Wingdings" w:hint="default"/>
      </w:rPr>
    </w:lvl>
    <w:lvl w:ilvl="6" w:tplc="D1A67AC6">
      <w:start w:val="1"/>
      <w:numFmt w:val="bullet"/>
      <w:lvlText w:val=""/>
      <w:lvlJc w:val="left"/>
      <w:pPr>
        <w:ind w:left="5040" w:hanging="360"/>
      </w:pPr>
      <w:rPr>
        <w:rFonts w:ascii="Symbol" w:hAnsi="Symbol" w:hint="default"/>
      </w:rPr>
    </w:lvl>
    <w:lvl w:ilvl="7" w:tplc="7598EA24">
      <w:start w:val="1"/>
      <w:numFmt w:val="bullet"/>
      <w:lvlText w:val="o"/>
      <w:lvlJc w:val="left"/>
      <w:pPr>
        <w:ind w:left="5760" w:hanging="360"/>
      </w:pPr>
      <w:rPr>
        <w:rFonts w:ascii="Courier New" w:hAnsi="Courier New" w:hint="default"/>
      </w:rPr>
    </w:lvl>
    <w:lvl w:ilvl="8" w:tplc="EAA0C4B0">
      <w:start w:val="1"/>
      <w:numFmt w:val="bullet"/>
      <w:lvlText w:val=""/>
      <w:lvlJc w:val="left"/>
      <w:pPr>
        <w:ind w:left="6480" w:hanging="360"/>
      </w:pPr>
      <w:rPr>
        <w:rFonts w:ascii="Wingdings" w:hAnsi="Wingdings" w:hint="default"/>
      </w:rPr>
    </w:lvl>
  </w:abstractNum>
  <w:abstractNum w:abstractNumId="15" w15:restartNumberingAfterBreak="0">
    <w:nsid w:val="6045C2CE"/>
    <w:multiLevelType w:val="hybridMultilevel"/>
    <w:tmpl w:val="0D8030A8"/>
    <w:lvl w:ilvl="0" w:tplc="0C569B94">
      <w:start w:val="1"/>
      <w:numFmt w:val="bullet"/>
      <w:lvlText w:val="o"/>
      <w:lvlJc w:val="left"/>
      <w:pPr>
        <w:ind w:left="720" w:hanging="360"/>
      </w:pPr>
      <w:rPr>
        <w:rFonts w:ascii="Courier New" w:hAnsi="Courier New" w:hint="default"/>
      </w:rPr>
    </w:lvl>
    <w:lvl w:ilvl="1" w:tplc="00BC8614">
      <w:start w:val="1"/>
      <w:numFmt w:val="bullet"/>
      <w:lvlText w:val="o"/>
      <w:lvlJc w:val="left"/>
      <w:pPr>
        <w:ind w:left="1440" w:hanging="360"/>
      </w:pPr>
      <w:rPr>
        <w:rFonts w:ascii="Courier New" w:hAnsi="Courier New" w:hint="default"/>
      </w:rPr>
    </w:lvl>
    <w:lvl w:ilvl="2" w:tplc="0EB46398">
      <w:start w:val="1"/>
      <w:numFmt w:val="bullet"/>
      <w:lvlText w:val=""/>
      <w:lvlJc w:val="left"/>
      <w:pPr>
        <w:ind w:left="2160" w:hanging="360"/>
      </w:pPr>
      <w:rPr>
        <w:rFonts w:ascii="Wingdings" w:hAnsi="Wingdings" w:hint="default"/>
      </w:rPr>
    </w:lvl>
    <w:lvl w:ilvl="3" w:tplc="12B05D02">
      <w:start w:val="1"/>
      <w:numFmt w:val="bullet"/>
      <w:lvlText w:val=""/>
      <w:lvlJc w:val="left"/>
      <w:pPr>
        <w:ind w:left="2880" w:hanging="360"/>
      </w:pPr>
      <w:rPr>
        <w:rFonts w:ascii="Symbol" w:hAnsi="Symbol" w:hint="default"/>
      </w:rPr>
    </w:lvl>
    <w:lvl w:ilvl="4" w:tplc="75D4BF48">
      <w:start w:val="1"/>
      <w:numFmt w:val="bullet"/>
      <w:lvlText w:val="o"/>
      <w:lvlJc w:val="left"/>
      <w:pPr>
        <w:ind w:left="3600" w:hanging="360"/>
      </w:pPr>
      <w:rPr>
        <w:rFonts w:ascii="Courier New" w:hAnsi="Courier New" w:hint="default"/>
      </w:rPr>
    </w:lvl>
    <w:lvl w:ilvl="5" w:tplc="BB90FC1E">
      <w:start w:val="1"/>
      <w:numFmt w:val="bullet"/>
      <w:lvlText w:val=""/>
      <w:lvlJc w:val="left"/>
      <w:pPr>
        <w:ind w:left="4320" w:hanging="360"/>
      </w:pPr>
      <w:rPr>
        <w:rFonts w:ascii="Wingdings" w:hAnsi="Wingdings" w:hint="default"/>
      </w:rPr>
    </w:lvl>
    <w:lvl w:ilvl="6" w:tplc="D59C4BEA">
      <w:start w:val="1"/>
      <w:numFmt w:val="bullet"/>
      <w:lvlText w:val=""/>
      <w:lvlJc w:val="left"/>
      <w:pPr>
        <w:ind w:left="5040" w:hanging="360"/>
      </w:pPr>
      <w:rPr>
        <w:rFonts w:ascii="Symbol" w:hAnsi="Symbol" w:hint="default"/>
      </w:rPr>
    </w:lvl>
    <w:lvl w:ilvl="7" w:tplc="9FFE5ACA">
      <w:start w:val="1"/>
      <w:numFmt w:val="bullet"/>
      <w:lvlText w:val="o"/>
      <w:lvlJc w:val="left"/>
      <w:pPr>
        <w:ind w:left="5760" w:hanging="360"/>
      </w:pPr>
      <w:rPr>
        <w:rFonts w:ascii="Courier New" w:hAnsi="Courier New" w:hint="default"/>
      </w:rPr>
    </w:lvl>
    <w:lvl w:ilvl="8" w:tplc="7EB6A6F8">
      <w:start w:val="1"/>
      <w:numFmt w:val="bullet"/>
      <w:lvlText w:val=""/>
      <w:lvlJc w:val="left"/>
      <w:pPr>
        <w:ind w:left="6480" w:hanging="360"/>
      </w:pPr>
      <w:rPr>
        <w:rFonts w:ascii="Wingdings" w:hAnsi="Wingdings" w:hint="default"/>
      </w:rPr>
    </w:lvl>
  </w:abstractNum>
  <w:abstractNum w:abstractNumId="16" w15:restartNumberingAfterBreak="0">
    <w:nsid w:val="61AE1FB3"/>
    <w:multiLevelType w:val="hybridMultilevel"/>
    <w:tmpl w:val="FFFFFFFF"/>
    <w:lvl w:ilvl="0" w:tplc="6CD0D2DE">
      <w:start w:val="1"/>
      <w:numFmt w:val="decimal"/>
      <w:lvlText w:val="%1."/>
      <w:lvlJc w:val="left"/>
      <w:pPr>
        <w:ind w:left="720" w:hanging="360"/>
      </w:pPr>
    </w:lvl>
    <w:lvl w:ilvl="1" w:tplc="21087046">
      <w:start w:val="1"/>
      <w:numFmt w:val="lowerLetter"/>
      <w:lvlText w:val="%2."/>
      <w:lvlJc w:val="left"/>
      <w:pPr>
        <w:ind w:left="1440" w:hanging="360"/>
      </w:pPr>
    </w:lvl>
    <w:lvl w:ilvl="2" w:tplc="9754E9F4">
      <w:start w:val="1"/>
      <w:numFmt w:val="lowerRoman"/>
      <w:lvlText w:val="%3."/>
      <w:lvlJc w:val="right"/>
      <w:pPr>
        <w:ind w:left="2160" w:hanging="180"/>
      </w:pPr>
    </w:lvl>
    <w:lvl w:ilvl="3" w:tplc="CD4A1BB2">
      <w:start w:val="1"/>
      <w:numFmt w:val="decimal"/>
      <w:lvlText w:val="%4."/>
      <w:lvlJc w:val="left"/>
      <w:pPr>
        <w:ind w:left="2880" w:hanging="360"/>
      </w:pPr>
    </w:lvl>
    <w:lvl w:ilvl="4" w:tplc="BDD8995A">
      <w:start w:val="1"/>
      <w:numFmt w:val="lowerLetter"/>
      <w:lvlText w:val="%5."/>
      <w:lvlJc w:val="left"/>
      <w:pPr>
        <w:ind w:left="3600" w:hanging="360"/>
      </w:pPr>
    </w:lvl>
    <w:lvl w:ilvl="5" w:tplc="BD807E86">
      <w:start w:val="1"/>
      <w:numFmt w:val="lowerRoman"/>
      <w:lvlText w:val="%6."/>
      <w:lvlJc w:val="right"/>
      <w:pPr>
        <w:ind w:left="4320" w:hanging="180"/>
      </w:pPr>
    </w:lvl>
    <w:lvl w:ilvl="6" w:tplc="78829584">
      <w:start w:val="1"/>
      <w:numFmt w:val="decimal"/>
      <w:lvlText w:val="%7."/>
      <w:lvlJc w:val="left"/>
      <w:pPr>
        <w:ind w:left="5040" w:hanging="360"/>
      </w:pPr>
    </w:lvl>
    <w:lvl w:ilvl="7" w:tplc="576055B2">
      <w:start w:val="1"/>
      <w:numFmt w:val="lowerLetter"/>
      <w:lvlText w:val="%8."/>
      <w:lvlJc w:val="left"/>
      <w:pPr>
        <w:ind w:left="5760" w:hanging="360"/>
      </w:pPr>
    </w:lvl>
    <w:lvl w:ilvl="8" w:tplc="FF866A44">
      <w:start w:val="1"/>
      <w:numFmt w:val="lowerRoman"/>
      <w:lvlText w:val="%9."/>
      <w:lvlJc w:val="right"/>
      <w:pPr>
        <w:ind w:left="6480" w:hanging="180"/>
      </w:pPr>
    </w:lvl>
  </w:abstractNum>
  <w:abstractNum w:abstractNumId="17" w15:restartNumberingAfterBreak="0">
    <w:nsid w:val="66F3511E"/>
    <w:multiLevelType w:val="hybridMultilevel"/>
    <w:tmpl w:val="5284E32C"/>
    <w:lvl w:ilvl="0" w:tplc="8380474A">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BD97C53"/>
    <w:multiLevelType w:val="multilevel"/>
    <w:tmpl w:val="39526C8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6D983FE3"/>
    <w:multiLevelType w:val="hybridMultilevel"/>
    <w:tmpl w:val="25B4EE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FC1543B"/>
    <w:multiLevelType w:val="hybridMultilevel"/>
    <w:tmpl w:val="FFFFFFFF"/>
    <w:lvl w:ilvl="0" w:tplc="31F634E8">
      <w:start w:val="1"/>
      <w:numFmt w:val="bullet"/>
      <w:lvlText w:val=""/>
      <w:lvlJc w:val="left"/>
      <w:pPr>
        <w:ind w:left="720" w:hanging="360"/>
      </w:pPr>
      <w:rPr>
        <w:rFonts w:ascii="Symbol" w:hAnsi="Symbol" w:hint="default"/>
      </w:rPr>
    </w:lvl>
    <w:lvl w:ilvl="1" w:tplc="34EEF33E">
      <w:start w:val="1"/>
      <w:numFmt w:val="bullet"/>
      <w:lvlText w:val="o"/>
      <w:lvlJc w:val="left"/>
      <w:pPr>
        <w:ind w:left="1440" w:hanging="360"/>
      </w:pPr>
      <w:rPr>
        <w:rFonts w:ascii="Courier New" w:hAnsi="Courier New" w:hint="default"/>
      </w:rPr>
    </w:lvl>
    <w:lvl w:ilvl="2" w:tplc="1CE82FC6">
      <w:start w:val="1"/>
      <w:numFmt w:val="bullet"/>
      <w:lvlText w:val=""/>
      <w:lvlJc w:val="left"/>
      <w:pPr>
        <w:ind w:left="2160" w:hanging="360"/>
      </w:pPr>
      <w:rPr>
        <w:rFonts w:ascii="Wingdings" w:hAnsi="Wingdings" w:hint="default"/>
      </w:rPr>
    </w:lvl>
    <w:lvl w:ilvl="3" w:tplc="0CF2F6E2">
      <w:start w:val="1"/>
      <w:numFmt w:val="bullet"/>
      <w:lvlText w:val=""/>
      <w:lvlJc w:val="left"/>
      <w:pPr>
        <w:ind w:left="2880" w:hanging="360"/>
      </w:pPr>
      <w:rPr>
        <w:rFonts w:ascii="Symbol" w:hAnsi="Symbol" w:hint="default"/>
      </w:rPr>
    </w:lvl>
    <w:lvl w:ilvl="4" w:tplc="D0500E9C">
      <w:start w:val="1"/>
      <w:numFmt w:val="bullet"/>
      <w:lvlText w:val="o"/>
      <w:lvlJc w:val="left"/>
      <w:pPr>
        <w:ind w:left="3600" w:hanging="360"/>
      </w:pPr>
      <w:rPr>
        <w:rFonts w:ascii="Courier New" w:hAnsi="Courier New" w:hint="default"/>
      </w:rPr>
    </w:lvl>
    <w:lvl w:ilvl="5" w:tplc="F5BA8C6C">
      <w:start w:val="1"/>
      <w:numFmt w:val="bullet"/>
      <w:lvlText w:val=""/>
      <w:lvlJc w:val="left"/>
      <w:pPr>
        <w:ind w:left="4320" w:hanging="360"/>
      </w:pPr>
      <w:rPr>
        <w:rFonts w:ascii="Wingdings" w:hAnsi="Wingdings" w:hint="default"/>
      </w:rPr>
    </w:lvl>
    <w:lvl w:ilvl="6" w:tplc="7A76A092">
      <w:start w:val="1"/>
      <w:numFmt w:val="bullet"/>
      <w:lvlText w:val=""/>
      <w:lvlJc w:val="left"/>
      <w:pPr>
        <w:ind w:left="5040" w:hanging="360"/>
      </w:pPr>
      <w:rPr>
        <w:rFonts w:ascii="Symbol" w:hAnsi="Symbol" w:hint="default"/>
      </w:rPr>
    </w:lvl>
    <w:lvl w:ilvl="7" w:tplc="AAF04400">
      <w:start w:val="1"/>
      <w:numFmt w:val="bullet"/>
      <w:lvlText w:val="o"/>
      <w:lvlJc w:val="left"/>
      <w:pPr>
        <w:ind w:left="5760" w:hanging="360"/>
      </w:pPr>
      <w:rPr>
        <w:rFonts w:ascii="Courier New" w:hAnsi="Courier New" w:hint="default"/>
      </w:rPr>
    </w:lvl>
    <w:lvl w:ilvl="8" w:tplc="10D076B0">
      <w:start w:val="1"/>
      <w:numFmt w:val="bullet"/>
      <w:lvlText w:val=""/>
      <w:lvlJc w:val="left"/>
      <w:pPr>
        <w:ind w:left="6480" w:hanging="360"/>
      </w:pPr>
      <w:rPr>
        <w:rFonts w:ascii="Wingdings" w:hAnsi="Wingdings" w:hint="default"/>
      </w:rPr>
    </w:lvl>
  </w:abstractNum>
  <w:abstractNum w:abstractNumId="21" w15:restartNumberingAfterBreak="0">
    <w:nsid w:val="7C6F873F"/>
    <w:multiLevelType w:val="hybridMultilevel"/>
    <w:tmpl w:val="E2907084"/>
    <w:lvl w:ilvl="0" w:tplc="E02EFE1A">
      <w:start w:val="1"/>
      <w:numFmt w:val="bullet"/>
      <w:lvlText w:val="o"/>
      <w:lvlJc w:val="left"/>
      <w:pPr>
        <w:ind w:left="720" w:hanging="360"/>
      </w:pPr>
      <w:rPr>
        <w:rFonts w:ascii="Courier New" w:hAnsi="Courier New" w:hint="default"/>
      </w:rPr>
    </w:lvl>
    <w:lvl w:ilvl="1" w:tplc="E1EC9D7E">
      <w:start w:val="1"/>
      <w:numFmt w:val="bullet"/>
      <w:lvlText w:val="o"/>
      <w:lvlJc w:val="left"/>
      <w:pPr>
        <w:ind w:left="1440" w:hanging="360"/>
      </w:pPr>
      <w:rPr>
        <w:rFonts w:ascii="Courier New" w:hAnsi="Courier New" w:hint="default"/>
      </w:rPr>
    </w:lvl>
    <w:lvl w:ilvl="2" w:tplc="60D41176">
      <w:start w:val="1"/>
      <w:numFmt w:val="bullet"/>
      <w:lvlText w:val=""/>
      <w:lvlJc w:val="left"/>
      <w:pPr>
        <w:ind w:left="2160" w:hanging="360"/>
      </w:pPr>
      <w:rPr>
        <w:rFonts w:ascii="Wingdings" w:hAnsi="Wingdings" w:hint="default"/>
      </w:rPr>
    </w:lvl>
    <w:lvl w:ilvl="3" w:tplc="5672E392">
      <w:start w:val="1"/>
      <w:numFmt w:val="bullet"/>
      <w:lvlText w:val=""/>
      <w:lvlJc w:val="left"/>
      <w:pPr>
        <w:ind w:left="2880" w:hanging="360"/>
      </w:pPr>
      <w:rPr>
        <w:rFonts w:ascii="Symbol" w:hAnsi="Symbol" w:hint="default"/>
      </w:rPr>
    </w:lvl>
    <w:lvl w:ilvl="4" w:tplc="004CB63C">
      <w:start w:val="1"/>
      <w:numFmt w:val="bullet"/>
      <w:lvlText w:val="o"/>
      <w:lvlJc w:val="left"/>
      <w:pPr>
        <w:ind w:left="3600" w:hanging="360"/>
      </w:pPr>
      <w:rPr>
        <w:rFonts w:ascii="Courier New" w:hAnsi="Courier New" w:hint="default"/>
      </w:rPr>
    </w:lvl>
    <w:lvl w:ilvl="5" w:tplc="89BC8720">
      <w:start w:val="1"/>
      <w:numFmt w:val="bullet"/>
      <w:lvlText w:val=""/>
      <w:lvlJc w:val="left"/>
      <w:pPr>
        <w:ind w:left="4320" w:hanging="360"/>
      </w:pPr>
      <w:rPr>
        <w:rFonts w:ascii="Wingdings" w:hAnsi="Wingdings" w:hint="default"/>
      </w:rPr>
    </w:lvl>
    <w:lvl w:ilvl="6" w:tplc="55C4A444">
      <w:start w:val="1"/>
      <w:numFmt w:val="bullet"/>
      <w:lvlText w:val=""/>
      <w:lvlJc w:val="left"/>
      <w:pPr>
        <w:ind w:left="5040" w:hanging="360"/>
      </w:pPr>
      <w:rPr>
        <w:rFonts w:ascii="Symbol" w:hAnsi="Symbol" w:hint="default"/>
      </w:rPr>
    </w:lvl>
    <w:lvl w:ilvl="7" w:tplc="5102212C">
      <w:start w:val="1"/>
      <w:numFmt w:val="bullet"/>
      <w:lvlText w:val="o"/>
      <w:lvlJc w:val="left"/>
      <w:pPr>
        <w:ind w:left="5760" w:hanging="360"/>
      </w:pPr>
      <w:rPr>
        <w:rFonts w:ascii="Courier New" w:hAnsi="Courier New" w:hint="default"/>
      </w:rPr>
    </w:lvl>
    <w:lvl w:ilvl="8" w:tplc="F118B1D8">
      <w:start w:val="1"/>
      <w:numFmt w:val="bullet"/>
      <w:lvlText w:val=""/>
      <w:lvlJc w:val="left"/>
      <w:pPr>
        <w:ind w:left="6480" w:hanging="360"/>
      </w:pPr>
      <w:rPr>
        <w:rFonts w:ascii="Wingdings" w:hAnsi="Wingdings" w:hint="default"/>
      </w:rPr>
    </w:lvl>
  </w:abstractNum>
  <w:num w:numId="1" w16cid:durableId="1959289215">
    <w:abstractNumId w:val="13"/>
  </w:num>
  <w:num w:numId="2" w16cid:durableId="1101297011">
    <w:abstractNumId w:val="16"/>
  </w:num>
  <w:num w:numId="3" w16cid:durableId="590088941">
    <w:abstractNumId w:val="9"/>
  </w:num>
  <w:num w:numId="4" w16cid:durableId="1610358156">
    <w:abstractNumId w:val="8"/>
  </w:num>
  <w:num w:numId="5" w16cid:durableId="1658075148">
    <w:abstractNumId w:val="21"/>
  </w:num>
  <w:num w:numId="6" w16cid:durableId="1006593723">
    <w:abstractNumId w:val="3"/>
  </w:num>
  <w:num w:numId="7" w16cid:durableId="1074474622">
    <w:abstractNumId w:val="0"/>
  </w:num>
  <w:num w:numId="8" w16cid:durableId="1631125911">
    <w:abstractNumId w:val="14"/>
  </w:num>
  <w:num w:numId="9" w16cid:durableId="779839631">
    <w:abstractNumId w:val="15"/>
  </w:num>
  <w:num w:numId="10" w16cid:durableId="633563599">
    <w:abstractNumId w:val="6"/>
  </w:num>
  <w:num w:numId="11" w16cid:durableId="1721174769">
    <w:abstractNumId w:val="2"/>
  </w:num>
  <w:num w:numId="12" w16cid:durableId="664557182">
    <w:abstractNumId w:val="12"/>
  </w:num>
  <w:num w:numId="13" w16cid:durableId="362440045">
    <w:abstractNumId w:val="18"/>
  </w:num>
  <w:num w:numId="14" w16cid:durableId="258872385">
    <w:abstractNumId w:val="10"/>
  </w:num>
  <w:num w:numId="15" w16cid:durableId="1196193009">
    <w:abstractNumId w:val="19"/>
  </w:num>
  <w:num w:numId="16" w16cid:durableId="1568027818">
    <w:abstractNumId w:val="1"/>
  </w:num>
  <w:num w:numId="17" w16cid:durableId="691304677">
    <w:abstractNumId w:val="17"/>
  </w:num>
  <w:num w:numId="18" w16cid:durableId="1792818550">
    <w:abstractNumId w:val="11"/>
  </w:num>
  <w:num w:numId="19" w16cid:durableId="344326737">
    <w:abstractNumId w:val="4"/>
  </w:num>
  <w:num w:numId="20" w16cid:durableId="1498693167">
    <w:abstractNumId w:val="20"/>
  </w:num>
  <w:num w:numId="21" w16cid:durableId="439490777">
    <w:abstractNumId w:val="7"/>
  </w:num>
  <w:num w:numId="22" w16cid:durableId="19817934">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proofState w:spelling="clean" w:grammar="clean"/>
  <w:defaultTabStop w:val="720"/>
  <w:characterSpacingControl w:val="doNotCompress"/>
  <w:hdrShapeDefaults>
    <o:shapedefaults v:ext="edit" spidmax="2050">
      <o:colormru v:ext="edit" colors="#39f"/>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26C4"/>
    <w:rsid w:val="000063C2"/>
    <w:rsid w:val="00011077"/>
    <w:rsid w:val="000128F7"/>
    <w:rsid w:val="000155A8"/>
    <w:rsid w:val="0001643F"/>
    <w:rsid w:val="000213A1"/>
    <w:rsid w:val="00021693"/>
    <w:rsid w:val="000260DA"/>
    <w:rsid w:val="00031A71"/>
    <w:rsid w:val="00033165"/>
    <w:rsid w:val="00035BB0"/>
    <w:rsid w:val="000405D7"/>
    <w:rsid w:val="00044F2C"/>
    <w:rsid w:val="000459BE"/>
    <w:rsid w:val="00046BBD"/>
    <w:rsid w:val="0004754F"/>
    <w:rsid w:val="00056161"/>
    <w:rsid w:val="00057FA2"/>
    <w:rsid w:val="0006021A"/>
    <w:rsid w:val="00062467"/>
    <w:rsid w:val="00063200"/>
    <w:rsid w:val="00065356"/>
    <w:rsid w:val="00065F8D"/>
    <w:rsid w:val="0006750F"/>
    <w:rsid w:val="00067998"/>
    <w:rsid w:val="0007371E"/>
    <w:rsid w:val="00073CB3"/>
    <w:rsid w:val="00074FBB"/>
    <w:rsid w:val="0007623C"/>
    <w:rsid w:val="0008206A"/>
    <w:rsid w:val="00083E11"/>
    <w:rsid w:val="00085C3D"/>
    <w:rsid w:val="0009067B"/>
    <w:rsid w:val="00091C05"/>
    <w:rsid w:val="00095601"/>
    <w:rsid w:val="00095C3A"/>
    <w:rsid w:val="00096E34"/>
    <w:rsid w:val="0009773B"/>
    <w:rsid w:val="000A55C9"/>
    <w:rsid w:val="000A7E6C"/>
    <w:rsid w:val="000B0DD5"/>
    <w:rsid w:val="000B19F0"/>
    <w:rsid w:val="000B1FC1"/>
    <w:rsid w:val="000B2245"/>
    <w:rsid w:val="000B49B8"/>
    <w:rsid w:val="000C059A"/>
    <w:rsid w:val="000C2C54"/>
    <w:rsid w:val="000C3874"/>
    <w:rsid w:val="000C4B7A"/>
    <w:rsid w:val="000C6280"/>
    <w:rsid w:val="000D5B70"/>
    <w:rsid w:val="000D7BDB"/>
    <w:rsid w:val="000E0F68"/>
    <w:rsid w:val="000E4317"/>
    <w:rsid w:val="000E4380"/>
    <w:rsid w:val="000E4760"/>
    <w:rsid w:val="000E675D"/>
    <w:rsid w:val="000E7584"/>
    <w:rsid w:val="000F26A9"/>
    <w:rsid w:val="000F4218"/>
    <w:rsid w:val="000F6601"/>
    <w:rsid w:val="00100E35"/>
    <w:rsid w:val="00101402"/>
    <w:rsid w:val="001032FD"/>
    <w:rsid w:val="001055E4"/>
    <w:rsid w:val="0010582B"/>
    <w:rsid w:val="00106A5C"/>
    <w:rsid w:val="00107861"/>
    <w:rsid w:val="001100AA"/>
    <w:rsid w:val="00120EFC"/>
    <w:rsid w:val="001219C9"/>
    <w:rsid w:val="0012221E"/>
    <w:rsid w:val="0012340E"/>
    <w:rsid w:val="00124B35"/>
    <w:rsid w:val="001258FF"/>
    <w:rsid w:val="00131984"/>
    <w:rsid w:val="001347A0"/>
    <w:rsid w:val="00134983"/>
    <w:rsid w:val="00134C57"/>
    <w:rsid w:val="0014125F"/>
    <w:rsid w:val="00144365"/>
    <w:rsid w:val="00144D22"/>
    <w:rsid w:val="00147A3E"/>
    <w:rsid w:val="00150492"/>
    <w:rsid w:val="0015108D"/>
    <w:rsid w:val="00151185"/>
    <w:rsid w:val="00151D72"/>
    <w:rsid w:val="00151F7B"/>
    <w:rsid w:val="00153660"/>
    <w:rsid w:val="00154B44"/>
    <w:rsid w:val="00163267"/>
    <w:rsid w:val="0018439A"/>
    <w:rsid w:val="001848DA"/>
    <w:rsid w:val="00185D98"/>
    <w:rsid w:val="00187584"/>
    <w:rsid w:val="00194FC5"/>
    <w:rsid w:val="00195E57"/>
    <w:rsid w:val="0019786A"/>
    <w:rsid w:val="001A022A"/>
    <w:rsid w:val="001A3306"/>
    <w:rsid w:val="001A3F22"/>
    <w:rsid w:val="001B0155"/>
    <w:rsid w:val="001B3A23"/>
    <w:rsid w:val="001B4844"/>
    <w:rsid w:val="001C512A"/>
    <w:rsid w:val="001C733D"/>
    <w:rsid w:val="001D079E"/>
    <w:rsid w:val="001D0894"/>
    <w:rsid w:val="001D2683"/>
    <w:rsid w:val="001D3B83"/>
    <w:rsid w:val="001D6590"/>
    <w:rsid w:val="001D6E85"/>
    <w:rsid w:val="001E424A"/>
    <w:rsid w:val="001E49B9"/>
    <w:rsid w:val="001E7376"/>
    <w:rsid w:val="001F2296"/>
    <w:rsid w:val="001F34FA"/>
    <w:rsid w:val="001F4445"/>
    <w:rsid w:val="001F4C43"/>
    <w:rsid w:val="001F664E"/>
    <w:rsid w:val="001F77BC"/>
    <w:rsid w:val="0020372E"/>
    <w:rsid w:val="00203DB4"/>
    <w:rsid w:val="0020460E"/>
    <w:rsid w:val="00204946"/>
    <w:rsid w:val="0021022C"/>
    <w:rsid w:val="002227AA"/>
    <w:rsid w:val="00222D18"/>
    <w:rsid w:val="00223919"/>
    <w:rsid w:val="00224783"/>
    <w:rsid w:val="00225C93"/>
    <w:rsid w:val="002269DF"/>
    <w:rsid w:val="00230CC1"/>
    <w:rsid w:val="0023377F"/>
    <w:rsid w:val="00233FDD"/>
    <w:rsid w:val="0023738F"/>
    <w:rsid w:val="002379D3"/>
    <w:rsid w:val="00240C80"/>
    <w:rsid w:val="00241E9C"/>
    <w:rsid w:val="002436E0"/>
    <w:rsid w:val="002502C4"/>
    <w:rsid w:val="0025050D"/>
    <w:rsid w:val="00250F09"/>
    <w:rsid w:val="00253A0D"/>
    <w:rsid w:val="00257C06"/>
    <w:rsid w:val="00267F42"/>
    <w:rsid w:val="00283104"/>
    <w:rsid w:val="00285D50"/>
    <w:rsid w:val="00286BE4"/>
    <w:rsid w:val="002935A6"/>
    <w:rsid w:val="002940E3"/>
    <w:rsid w:val="00295AB4"/>
    <w:rsid w:val="00297027"/>
    <w:rsid w:val="002A7FB0"/>
    <w:rsid w:val="002B0C12"/>
    <w:rsid w:val="002B772A"/>
    <w:rsid w:val="002C0E5B"/>
    <w:rsid w:val="002C1989"/>
    <w:rsid w:val="002C1D27"/>
    <w:rsid w:val="002C5738"/>
    <w:rsid w:val="002C5765"/>
    <w:rsid w:val="002D2B42"/>
    <w:rsid w:val="002D373B"/>
    <w:rsid w:val="002D55AA"/>
    <w:rsid w:val="002D5C32"/>
    <w:rsid w:val="002D67A1"/>
    <w:rsid w:val="002E67A2"/>
    <w:rsid w:val="002F1ED0"/>
    <w:rsid w:val="002F72A1"/>
    <w:rsid w:val="002F72BE"/>
    <w:rsid w:val="002F7389"/>
    <w:rsid w:val="00302C1B"/>
    <w:rsid w:val="00311052"/>
    <w:rsid w:val="00316D0D"/>
    <w:rsid w:val="00321159"/>
    <w:rsid w:val="003219B9"/>
    <w:rsid w:val="00322F23"/>
    <w:rsid w:val="00326A50"/>
    <w:rsid w:val="00327ED5"/>
    <w:rsid w:val="0033021B"/>
    <w:rsid w:val="00332BB8"/>
    <w:rsid w:val="00334C11"/>
    <w:rsid w:val="0034360D"/>
    <w:rsid w:val="00343C3B"/>
    <w:rsid w:val="00343E88"/>
    <w:rsid w:val="003507A8"/>
    <w:rsid w:val="00352094"/>
    <w:rsid w:val="00352189"/>
    <w:rsid w:val="00352970"/>
    <w:rsid w:val="00355ACE"/>
    <w:rsid w:val="00355F9F"/>
    <w:rsid w:val="00365294"/>
    <w:rsid w:val="00365C0E"/>
    <w:rsid w:val="00366091"/>
    <w:rsid w:val="00371866"/>
    <w:rsid w:val="003802A3"/>
    <w:rsid w:val="00380791"/>
    <w:rsid w:val="00383E16"/>
    <w:rsid w:val="003947FC"/>
    <w:rsid w:val="00395340"/>
    <w:rsid w:val="00395D28"/>
    <w:rsid w:val="003A76EB"/>
    <w:rsid w:val="003A7BD0"/>
    <w:rsid w:val="003B248A"/>
    <w:rsid w:val="003B2A6B"/>
    <w:rsid w:val="003B4E70"/>
    <w:rsid w:val="003B563A"/>
    <w:rsid w:val="003B5AD1"/>
    <w:rsid w:val="003B6872"/>
    <w:rsid w:val="003C30B5"/>
    <w:rsid w:val="003C3FC4"/>
    <w:rsid w:val="003C6059"/>
    <w:rsid w:val="003C638F"/>
    <w:rsid w:val="003D1BF6"/>
    <w:rsid w:val="003E42D7"/>
    <w:rsid w:val="003F00B0"/>
    <w:rsid w:val="003F5E4E"/>
    <w:rsid w:val="003F656B"/>
    <w:rsid w:val="00401AE2"/>
    <w:rsid w:val="0040409D"/>
    <w:rsid w:val="004056FF"/>
    <w:rsid w:val="00410305"/>
    <w:rsid w:val="00417773"/>
    <w:rsid w:val="00417EE2"/>
    <w:rsid w:val="0043378B"/>
    <w:rsid w:val="0043632B"/>
    <w:rsid w:val="004364C3"/>
    <w:rsid w:val="00446554"/>
    <w:rsid w:val="004475C1"/>
    <w:rsid w:val="00447B18"/>
    <w:rsid w:val="00451F43"/>
    <w:rsid w:val="00452B45"/>
    <w:rsid w:val="00452C74"/>
    <w:rsid w:val="00455218"/>
    <w:rsid w:val="00456505"/>
    <w:rsid w:val="00456D2F"/>
    <w:rsid w:val="004578E0"/>
    <w:rsid w:val="00460737"/>
    <w:rsid w:val="0046121B"/>
    <w:rsid w:val="004625CF"/>
    <w:rsid w:val="00463080"/>
    <w:rsid w:val="0046626E"/>
    <w:rsid w:val="00475135"/>
    <w:rsid w:val="00475ADF"/>
    <w:rsid w:val="0047649E"/>
    <w:rsid w:val="004800F2"/>
    <w:rsid w:val="004811CE"/>
    <w:rsid w:val="004844C7"/>
    <w:rsid w:val="00486288"/>
    <w:rsid w:val="004970C7"/>
    <w:rsid w:val="004A0112"/>
    <w:rsid w:val="004A02EE"/>
    <w:rsid w:val="004A0E4C"/>
    <w:rsid w:val="004A10C7"/>
    <w:rsid w:val="004A2B04"/>
    <w:rsid w:val="004A5BA7"/>
    <w:rsid w:val="004A7C1C"/>
    <w:rsid w:val="004B04DC"/>
    <w:rsid w:val="004B0D49"/>
    <w:rsid w:val="004B4FB5"/>
    <w:rsid w:val="004B6D87"/>
    <w:rsid w:val="004B7861"/>
    <w:rsid w:val="004C051B"/>
    <w:rsid w:val="004C09A2"/>
    <w:rsid w:val="004C1E2E"/>
    <w:rsid w:val="004C280A"/>
    <w:rsid w:val="004C5036"/>
    <w:rsid w:val="004C669E"/>
    <w:rsid w:val="004D2225"/>
    <w:rsid w:val="004D224D"/>
    <w:rsid w:val="004D31A8"/>
    <w:rsid w:val="004D4103"/>
    <w:rsid w:val="004DC4E4"/>
    <w:rsid w:val="004E2DA8"/>
    <w:rsid w:val="004E521E"/>
    <w:rsid w:val="004E592C"/>
    <w:rsid w:val="004E67AA"/>
    <w:rsid w:val="004F081B"/>
    <w:rsid w:val="004F1ACC"/>
    <w:rsid w:val="004F37C8"/>
    <w:rsid w:val="004F4579"/>
    <w:rsid w:val="004F5329"/>
    <w:rsid w:val="004F59D2"/>
    <w:rsid w:val="00500726"/>
    <w:rsid w:val="005019A1"/>
    <w:rsid w:val="0050295C"/>
    <w:rsid w:val="0050530D"/>
    <w:rsid w:val="00514FC2"/>
    <w:rsid w:val="00515578"/>
    <w:rsid w:val="00523D26"/>
    <w:rsid w:val="00525271"/>
    <w:rsid w:val="005253C6"/>
    <w:rsid w:val="00525ECB"/>
    <w:rsid w:val="00526982"/>
    <w:rsid w:val="00527267"/>
    <w:rsid w:val="00527DCF"/>
    <w:rsid w:val="005317F5"/>
    <w:rsid w:val="00532834"/>
    <w:rsid w:val="00534411"/>
    <w:rsid w:val="00534FAB"/>
    <w:rsid w:val="005361AC"/>
    <w:rsid w:val="005375F1"/>
    <w:rsid w:val="00541057"/>
    <w:rsid w:val="00542C29"/>
    <w:rsid w:val="005435DB"/>
    <w:rsid w:val="00543898"/>
    <w:rsid w:val="005446AE"/>
    <w:rsid w:val="00550477"/>
    <w:rsid w:val="0055053B"/>
    <w:rsid w:val="00550C8E"/>
    <w:rsid w:val="0055480C"/>
    <w:rsid w:val="00555A04"/>
    <w:rsid w:val="0055795C"/>
    <w:rsid w:val="00557ABB"/>
    <w:rsid w:val="00560D4C"/>
    <w:rsid w:val="00561F71"/>
    <w:rsid w:val="0057013A"/>
    <w:rsid w:val="00570BD0"/>
    <w:rsid w:val="0057169E"/>
    <w:rsid w:val="00573A19"/>
    <w:rsid w:val="00574278"/>
    <w:rsid w:val="00576446"/>
    <w:rsid w:val="00580B05"/>
    <w:rsid w:val="00581A8B"/>
    <w:rsid w:val="005824E9"/>
    <w:rsid w:val="0058679F"/>
    <w:rsid w:val="00591914"/>
    <w:rsid w:val="005924D9"/>
    <w:rsid w:val="0059262A"/>
    <w:rsid w:val="0059772B"/>
    <w:rsid w:val="005A0CA9"/>
    <w:rsid w:val="005A1482"/>
    <w:rsid w:val="005A4A49"/>
    <w:rsid w:val="005A68BC"/>
    <w:rsid w:val="005B0EDD"/>
    <w:rsid w:val="005C5695"/>
    <w:rsid w:val="005C5927"/>
    <w:rsid w:val="005C6420"/>
    <w:rsid w:val="005C7C76"/>
    <w:rsid w:val="005D0639"/>
    <w:rsid w:val="005D1827"/>
    <w:rsid w:val="005D1D19"/>
    <w:rsid w:val="005D2C7D"/>
    <w:rsid w:val="005D6E48"/>
    <w:rsid w:val="005D7903"/>
    <w:rsid w:val="005D793A"/>
    <w:rsid w:val="005E1967"/>
    <w:rsid w:val="005E512A"/>
    <w:rsid w:val="005F0FB8"/>
    <w:rsid w:val="005F135C"/>
    <w:rsid w:val="005F4C9B"/>
    <w:rsid w:val="005F64BB"/>
    <w:rsid w:val="005F7C25"/>
    <w:rsid w:val="0060417E"/>
    <w:rsid w:val="0060546D"/>
    <w:rsid w:val="00610ECD"/>
    <w:rsid w:val="0061452F"/>
    <w:rsid w:val="006147C9"/>
    <w:rsid w:val="00624C3A"/>
    <w:rsid w:val="00627ABF"/>
    <w:rsid w:val="00634E6C"/>
    <w:rsid w:val="006369CF"/>
    <w:rsid w:val="00636B56"/>
    <w:rsid w:val="00640D0D"/>
    <w:rsid w:val="006452B3"/>
    <w:rsid w:val="0064776B"/>
    <w:rsid w:val="00647DE0"/>
    <w:rsid w:val="006503D9"/>
    <w:rsid w:val="00651A01"/>
    <w:rsid w:val="00651E9A"/>
    <w:rsid w:val="0065340A"/>
    <w:rsid w:val="0065410F"/>
    <w:rsid w:val="00657017"/>
    <w:rsid w:val="00660526"/>
    <w:rsid w:val="00661E65"/>
    <w:rsid w:val="00674995"/>
    <w:rsid w:val="00674D3B"/>
    <w:rsid w:val="00676E0F"/>
    <w:rsid w:val="00684A05"/>
    <w:rsid w:val="00685919"/>
    <w:rsid w:val="00692632"/>
    <w:rsid w:val="00692F6C"/>
    <w:rsid w:val="00694C63"/>
    <w:rsid w:val="006A33DF"/>
    <w:rsid w:val="006A57D8"/>
    <w:rsid w:val="006A6A38"/>
    <w:rsid w:val="006A6BD3"/>
    <w:rsid w:val="006A7634"/>
    <w:rsid w:val="006B02AF"/>
    <w:rsid w:val="006B3241"/>
    <w:rsid w:val="006C10DD"/>
    <w:rsid w:val="006C112E"/>
    <w:rsid w:val="006C5886"/>
    <w:rsid w:val="006D3DF4"/>
    <w:rsid w:val="006D3F5D"/>
    <w:rsid w:val="006D4E1B"/>
    <w:rsid w:val="006D61A2"/>
    <w:rsid w:val="006E4A65"/>
    <w:rsid w:val="006E67CA"/>
    <w:rsid w:val="006F13C2"/>
    <w:rsid w:val="006F1DF2"/>
    <w:rsid w:val="006F40FB"/>
    <w:rsid w:val="006F56D3"/>
    <w:rsid w:val="007020C6"/>
    <w:rsid w:val="00710279"/>
    <w:rsid w:val="00710F4E"/>
    <w:rsid w:val="00711E81"/>
    <w:rsid w:val="00721C62"/>
    <w:rsid w:val="00722065"/>
    <w:rsid w:val="00725963"/>
    <w:rsid w:val="00731B11"/>
    <w:rsid w:val="00731B27"/>
    <w:rsid w:val="00736646"/>
    <w:rsid w:val="007432AD"/>
    <w:rsid w:val="00744692"/>
    <w:rsid w:val="00744BB7"/>
    <w:rsid w:val="007453D3"/>
    <w:rsid w:val="007465D2"/>
    <w:rsid w:val="00751BB5"/>
    <w:rsid w:val="007555AA"/>
    <w:rsid w:val="00755FB8"/>
    <w:rsid w:val="00760607"/>
    <w:rsid w:val="007623DD"/>
    <w:rsid w:val="00770489"/>
    <w:rsid w:val="007706CD"/>
    <w:rsid w:val="00772613"/>
    <w:rsid w:val="0077415C"/>
    <w:rsid w:val="00776BBF"/>
    <w:rsid w:val="00781755"/>
    <w:rsid w:val="00782C8A"/>
    <w:rsid w:val="00783120"/>
    <w:rsid w:val="00786CD9"/>
    <w:rsid w:val="007902B7"/>
    <w:rsid w:val="00790B3A"/>
    <w:rsid w:val="0079104F"/>
    <w:rsid w:val="0079388C"/>
    <w:rsid w:val="00793B05"/>
    <w:rsid w:val="0079625B"/>
    <w:rsid w:val="007A1250"/>
    <w:rsid w:val="007A6532"/>
    <w:rsid w:val="007A748B"/>
    <w:rsid w:val="007B01D4"/>
    <w:rsid w:val="007B0F53"/>
    <w:rsid w:val="007C069F"/>
    <w:rsid w:val="007C47E5"/>
    <w:rsid w:val="007C757D"/>
    <w:rsid w:val="007C7DE6"/>
    <w:rsid w:val="007D5540"/>
    <w:rsid w:val="007E56F0"/>
    <w:rsid w:val="007E59C7"/>
    <w:rsid w:val="007E6358"/>
    <w:rsid w:val="007E7430"/>
    <w:rsid w:val="007F25E0"/>
    <w:rsid w:val="007F5A3D"/>
    <w:rsid w:val="00806963"/>
    <w:rsid w:val="0080722C"/>
    <w:rsid w:val="00817131"/>
    <w:rsid w:val="0081794D"/>
    <w:rsid w:val="00817FAD"/>
    <w:rsid w:val="00823148"/>
    <w:rsid w:val="008233B1"/>
    <w:rsid w:val="00823700"/>
    <w:rsid w:val="00824F4D"/>
    <w:rsid w:val="00830FF3"/>
    <w:rsid w:val="008364D1"/>
    <w:rsid w:val="00837427"/>
    <w:rsid w:val="00837F2C"/>
    <w:rsid w:val="008434AB"/>
    <w:rsid w:val="00851806"/>
    <w:rsid w:val="00851D08"/>
    <w:rsid w:val="00854855"/>
    <w:rsid w:val="00857C4D"/>
    <w:rsid w:val="008615F0"/>
    <w:rsid w:val="00861B85"/>
    <w:rsid w:val="00863900"/>
    <w:rsid w:val="00863B06"/>
    <w:rsid w:val="00864C1D"/>
    <w:rsid w:val="00867636"/>
    <w:rsid w:val="00870CF7"/>
    <w:rsid w:val="00871811"/>
    <w:rsid w:val="00871ABA"/>
    <w:rsid w:val="00873AAB"/>
    <w:rsid w:val="00874C5D"/>
    <w:rsid w:val="008837AA"/>
    <w:rsid w:val="00884406"/>
    <w:rsid w:val="00885A22"/>
    <w:rsid w:val="00885D37"/>
    <w:rsid w:val="008879E6"/>
    <w:rsid w:val="008907BF"/>
    <w:rsid w:val="008A399C"/>
    <w:rsid w:val="008A6AD6"/>
    <w:rsid w:val="008B3984"/>
    <w:rsid w:val="008B3DDE"/>
    <w:rsid w:val="008B7888"/>
    <w:rsid w:val="008C2DFE"/>
    <w:rsid w:val="008C357E"/>
    <w:rsid w:val="008C4EA6"/>
    <w:rsid w:val="008D33DD"/>
    <w:rsid w:val="008D3B9A"/>
    <w:rsid w:val="008D5138"/>
    <w:rsid w:val="008D5152"/>
    <w:rsid w:val="008F0516"/>
    <w:rsid w:val="008F0807"/>
    <w:rsid w:val="008F42BC"/>
    <w:rsid w:val="008F5C3F"/>
    <w:rsid w:val="008F5C89"/>
    <w:rsid w:val="009036B2"/>
    <w:rsid w:val="00907C7D"/>
    <w:rsid w:val="00907D3F"/>
    <w:rsid w:val="00912F63"/>
    <w:rsid w:val="00913747"/>
    <w:rsid w:val="00915B85"/>
    <w:rsid w:val="0092024E"/>
    <w:rsid w:val="00920D5B"/>
    <w:rsid w:val="00923E70"/>
    <w:rsid w:val="00925195"/>
    <w:rsid w:val="0093163D"/>
    <w:rsid w:val="00931C93"/>
    <w:rsid w:val="00936001"/>
    <w:rsid w:val="009436C3"/>
    <w:rsid w:val="009464CE"/>
    <w:rsid w:val="00956283"/>
    <w:rsid w:val="00962199"/>
    <w:rsid w:val="00964AC9"/>
    <w:rsid w:val="00965EB6"/>
    <w:rsid w:val="00972AEE"/>
    <w:rsid w:val="00974111"/>
    <w:rsid w:val="0097564B"/>
    <w:rsid w:val="00976D5B"/>
    <w:rsid w:val="0098050C"/>
    <w:rsid w:val="00985E8D"/>
    <w:rsid w:val="009875B4"/>
    <w:rsid w:val="009906DD"/>
    <w:rsid w:val="00994498"/>
    <w:rsid w:val="00997E63"/>
    <w:rsid w:val="009A10EB"/>
    <w:rsid w:val="009A3EDE"/>
    <w:rsid w:val="009A6127"/>
    <w:rsid w:val="009A6D68"/>
    <w:rsid w:val="009B2EAA"/>
    <w:rsid w:val="009B3818"/>
    <w:rsid w:val="009B56A7"/>
    <w:rsid w:val="009C12A7"/>
    <w:rsid w:val="009C197A"/>
    <w:rsid w:val="009C5901"/>
    <w:rsid w:val="009C7CB0"/>
    <w:rsid w:val="009D3447"/>
    <w:rsid w:val="009D4AA1"/>
    <w:rsid w:val="009D57F2"/>
    <w:rsid w:val="009D6D11"/>
    <w:rsid w:val="009E15EF"/>
    <w:rsid w:val="009E293D"/>
    <w:rsid w:val="009E4841"/>
    <w:rsid w:val="009E627D"/>
    <w:rsid w:val="009E7CCC"/>
    <w:rsid w:val="009F19BD"/>
    <w:rsid w:val="009F5414"/>
    <w:rsid w:val="009F73F1"/>
    <w:rsid w:val="00A0278F"/>
    <w:rsid w:val="00A05FF1"/>
    <w:rsid w:val="00A103A7"/>
    <w:rsid w:val="00A132BF"/>
    <w:rsid w:val="00A13C4A"/>
    <w:rsid w:val="00A165B2"/>
    <w:rsid w:val="00A16AAA"/>
    <w:rsid w:val="00A17D90"/>
    <w:rsid w:val="00A262A0"/>
    <w:rsid w:val="00A312DB"/>
    <w:rsid w:val="00A32E75"/>
    <w:rsid w:val="00A35B20"/>
    <w:rsid w:val="00A418A1"/>
    <w:rsid w:val="00A459F4"/>
    <w:rsid w:val="00A46C91"/>
    <w:rsid w:val="00A526F3"/>
    <w:rsid w:val="00A606BB"/>
    <w:rsid w:val="00A6169B"/>
    <w:rsid w:val="00A632D1"/>
    <w:rsid w:val="00A637B5"/>
    <w:rsid w:val="00A73F7C"/>
    <w:rsid w:val="00A74836"/>
    <w:rsid w:val="00A77E02"/>
    <w:rsid w:val="00A82DB6"/>
    <w:rsid w:val="00A83013"/>
    <w:rsid w:val="00A8603D"/>
    <w:rsid w:val="00A8631B"/>
    <w:rsid w:val="00A87BE8"/>
    <w:rsid w:val="00A91442"/>
    <w:rsid w:val="00A9325D"/>
    <w:rsid w:val="00A961FD"/>
    <w:rsid w:val="00A9722A"/>
    <w:rsid w:val="00AA317A"/>
    <w:rsid w:val="00AA349D"/>
    <w:rsid w:val="00AA6A50"/>
    <w:rsid w:val="00AAFF9F"/>
    <w:rsid w:val="00AB2CF2"/>
    <w:rsid w:val="00AB5D1C"/>
    <w:rsid w:val="00AB72C3"/>
    <w:rsid w:val="00AC5252"/>
    <w:rsid w:val="00AD259C"/>
    <w:rsid w:val="00AD2B0E"/>
    <w:rsid w:val="00AD6E70"/>
    <w:rsid w:val="00AE04D7"/>
    <w:rsid w:val="00AE1B51"/>
    <w:rsid w:val="00AE317B"/>
    <w:rsid w:val="00AE42D1"/>
    <w:rsid w:val="00AE51CB"/>
    <w:rsid w:val="00AE6541"/>
    <w:rsid w:val="00AE750B"/>
    <w:rsid w:val="00AF17D0"/>
    <w:rsid w:val="00AF7E75"/>
    <w:rsid w:val="00B00244"/>
    <w:rsid w:val="00B069D0"/>
    <w:rsid w:val="00B10964"/>
    <w:rsid w:val="00B12B75"/>
    <w:rsid w:val="00B17B7C"/>
    <w:rsid w:val="00B21B26"/>
    <w:rsid w:val="00B22063"/>
    <w:rsid w:val="00B2289A"/>
    <w:rsid w:val="00B30138"/>
    <w:rsid w:val="00B31A6A"/>
    <w:rsid w:val="00B32FC3"/>
    <w:rsid w:val="00B34E39"/>
    <w:rsid w:val="00B35DB2"/>
    <w:rsid w:val="00B37C83"/>
    <w:rsid w:val="00B37D4C"/>
    <w:rsid w:val="00B455B2"/>
    <w:rsid w:val="00B46042"/>
    <w:rsid w:val="00B53ABB"/>
    <w:rsid w:val="00B55E20"/>
    <w:rsid w:val="00B56ABC"/>
    <w:rsid w:val="00B60246"/>
    <w:rsid w:val="00B6313C"/>
    <w:rsid w:val="00B66C94"/>
    <w:rsid w:val="00B71594"/>
    <w:rsid w:val="00B74106"/>
    <w:rsid w:val="00B816A4"/>
    <w:rsid w:val="00B84825"/>
    <w:rsid w:val="00B8569F"/>
    <w:rsid w:val="00B9398D"/>
    <w:rsid w:val="00BA05B8"/>
    <w:rsid w:val="00BA1FBB"/>
    <w:rsid w:val="00BA34B6"/>
    <w:rsid w:val="00BA359A"/>
    <w:rsid w:val="00BA3ECA"/>
    <w:rsid w:val="00BA40B5"/>
    <w:rsid w:val="00BA5594"/>
    <w:rsid w:val="00BB0E63"/>
    <w:rsid w:val="00BB1626"/>
    <w:rsid w:val="00BC0AD1"/>
    <w:rsid w:val="00BC5D36"/>
    <w:rsid w:val="00BC6281"/>
    <w:rsid w:val="00BC6B6D"/>
    <w:rsid w:val="00BD1DA9"/>
    <w:rsid w:val="00BD2E36"/>
    <w:rsid w:val="00BD71ED"/>
    <w:rsid w:val="00BE007C"/>
    <w:rsid w:val="00BF08AC"/>
    <w:rsid w:val="00BF1CD5"/>
    <w:rsid w:val="00BF32AA"/>
    <w:rsid w:val="00BF4CD2"/>
    <w:rsid w:val="00BF4D85"/>
    <w:rsid w:val="00BF4F59"/>
    <w:rsid w:val="00BF5632"/>
    <w:rsid w:val="00BF5E75"/>
    <w:rsid w:val="00BF6E50"/>
    <w:rsid w:val="00C0362B"/>
    <w:rsid w:val="00C06072"/>
    <w:rsid w:val="00C06543"/>
    <w:rsid w:val="00C0763C"/>
    <w:rsid w:val="00C15006"/>
    <w:rsid w:val="00C1539A"/>
    <w:rsid w:val="00C15CAC"/>
    <w:rsid w:val="00C1729A"/>
    <w:rsid w:val="00C17749"/>
    <w:rsid w:val="00C30FC1"/>
    <w:rsid w:val="00C3219B"/>
    <w:rsid w:val="00C3677A"/>
    <w:rsid w:val="00C4138A"/>
    <w:rsid w:val="00C45CBC"/>
    <w:rsid w:val="00C45DDF"/>
    <w:rsid w:val="00C47246"/>
    <w:rsid w:val="00C511E1"/>
    <w:rsid w:val="00C53D3D"/>
    <w:rsid w:val="00C56388"/>
    <w:rsid w:val="00C664D7"/>
    <w:rsid w:val="00C66DDE"/>
    <w:rsid w:val="00C72203"/>
    <w:rsid w:val="00C73F09"/>
    <w:rsid w:val="00C80771"/>
    <w:rsid w:val="00C80990"/>
    <w:rsid w:val="00C80B86"/>
    <w:rsid w:val="00C80BC5"/>
    <w:rsid w:val="00C826F9"/>
    <w:rsid w:val="00C82900"/>
    <w:rsid w:val="00C82D49"/>
    <w:rsid w:val="00C836A3"/>
    <w:rsid w:val="00C87736"/>
    <w:rsid w:val="00C90761"/>
    <w:rsid w:val="00C90958"/>
    <w:rsid w:val="00CA41C4"/>
    <w:rsid w:val="00CB1287"/>
    <w:rsid w:val="00CB2FB7"/>
    <w:rsid w:val="00CB3074"/>
    <w:rsid w:val="00CC3C0A"/>
    <w:rsid w:val="00CD4667"/>
    <w:rsid w:val="00CD6B3F"/>
    <w:rsid w:val="00CE2699"/>
    <w:rsid w:val="00CE27F3"/>
    <w:rsid w:val="00CE2ED4"/>
    <w:rsid w:val="00CE488B"/>
    <w:rsid w:val="00CF1648"/>
    <w:rsid w:val="00CF1C89"/>
    <w:rsid w:val="00CF2BF9"/>
    <w:rsid w:val="00CF49D2"/>
    <w:rsid w:val="00CF4AE9"/>
    <w:rsid w:val="00CF5811"/>
    <w:rsid w:val="00D01C82"/>
    <w:rsid w:val="00D036C2"/>
    <w:rsid w:val="00D03CE5"/>
    <w:rsid w:val="00D0745F"/>
    <w:rsid w:val="00D07FEC"/>
    <w:rsid w:val="00D1139D"/>
    <w:rsid w:val="00D20881"/>
    <w:rsid w:val="00D22360"/>
    <w:rsid w:val="00D2261F"/>
    <w:rsid w:val="00D2528E"/>
    <w:rsid w:val="00D25E48"/>
    <w:rsid w:val="00D30F4A"/>
    <w:rsid w:val="00D3122E"/>
    <w:rsid w:val="00D340AC"/>
    <w:rsid w:val="00D423B9"/>
    <w:rsid w:val="00D62C61"/>
    <w:rsid w:val="00D6361A"/>
    <w:rsid w:val="00D644C9"/>
    <w:rsid w:val="00D64F2F"/>
    <w:rsid w:val="00D65523"/>
    <w:rsid w:val="00D65674"/>
    <w:rsid w:val="00D65F50"/>
    <w:rsid w:val="00D6652C"/>
    <w:rsid w:val="00D71D71"/>
    <w:rsid w:val="00D72378"/>
    <w:rsid w:val="00D7432F"/>
    <w:rsid w:val="00D765F1"/>
    <w:rsid w:val="00D819AE"/>
    <w:rsid w:val="00D86655"/>
    <w:rsid w:val="00D87901"/>
    <w:rsid w:val="00D91293"/>
    <w:rsid w:val="00D91720"/>
    <w:rsid w:val="00D9362E"/>
    <w:rsid w:val="00D943AB"/>
    <w:rsid w:val="00D9499C"/>
    <w:rsid w:val="00DA0AE1"/>
    <w:rsid w:val="00DA2B74"/>
    <w:rsid w:val="00DA3F6C"/>
    <w:rsid w:val="00DA3FDF"/>
    <w:rsid w:val="00DA6DD6"/>
    <w:rsid w:val="00DB0026"/>
    <w:rsid w:val="00DB3F67"/>
    <w:rsid w:val="00DB40C5"/>
    <w:rsid w:val="00DB6451"/>
    <w:rsid w:val="00DB7DAE"/>
    <w:rsid w:val="00DC55F7"/>
    <w:rsid w:val="00DC7DE4"/>
    <w:rsid w:val="00DC7E05"/>
    <w:rsid w:val="00DD073F"/>
    <w:rsid w:val="00DD1019"/>
    <w:rsid w:val="00DD64AC"/>
    <w:rsid w:val="00DE0CDF"/>
    <w:rsid w:val="00DE3988"/>
    <w:rsid w:val="00DE47CE"/>
    <w:rsid w:val="00DE492A"/>
    <w:rsid w:val="00DE546A"/>
    <w:rsid w:val="00DF3518"/>
    <w:rsid w:val="00DF62EB"/>
    <w:rsid w:val="00E06C4A"/>
    <w:rsid w:val="00E1007D"/>
    <w:rsid w:val="00E17BD5"/>
    <w:rsid w:val="00E204A7"/>
    <w:rsid w:val="00E21923"/>
    <w:rsid w:val="00E41534"/>
    <w:rsid w:val="00E4504D"/>
    <w:rsid w:val="00E45349"/>
    <w:rsid w:val="00E464D0"/>
    <w:rsid w:val="00E46513"/>
    <w:rsid w:val="00E50DA8"/>
    <w:rsid w:val="00E51C2C"/>
    <w:rsid w:val="00E56FA1"/>
    <w:rsid w:val="00E63858"/>
    <w:rsid w:val="00E64513"/>
    <w:rsid w:val="00E64682"/>
    <w:rsid w:val="00E65945"/>
    <w:rsid w:val="00E66E2C"/>
    <w:rsid w:val="00E67F8A"/>
    <w:rsid w:val="00E72FBC"/>
    <w:rsid w:val="00E73107"/>
    <w:rsid w:val="00E74543"/>
    <w:rsid w:val="00E8492F"/>
    <w:rsid w:val="00E84ACD"/>
    <w:rsid w:val="00E95695"/>
    <w:rsid w:val="00EA0F89"/>
    <w:rsid w:val="00EA531D"/>
    <w:rsid w:val="00EA65FF"/>
    <w:rsid w:val="00EA78E4"/>
    <w:rsid w:val="00EB3C27"/>
    <w:rsid w:val="00EC2818"/>
    <w:rsid w:val="00EC634D"/>
    <w:rsid w:val="00EC6B4B"/>
    <w:rsid w:val="00ED3048"/>
    <w:rsid w:val="00ED37AB"/>
    <w:rsid w:val="00EE191C"/>
    <w:rsid w:val="00EF0987"/>
    <w:rsid w:val="00EF5361"/>
    <w:rsid w:val="00F00758"/>
    <w:rsid w:val="00F0389E"/>
    <w:rsid w:val="00F0436E"/>
    <w:rsid w:val="00F0562E"/>
    <w:rsid w:val="00F05EB2"/>
    <w:rsid w:val="00F132FE"/>
    <w:rsid w:val="00F17AEA"/>
    <w:rsid w:val="00F22C15"/>
    <w:rsid w:val="00F349C7"/>
    <w:rsid w:val="00F35314"/>
    <w:rsid w:val="00F364D5"/>
    <w:rsid w:val="00F3745E"/>
    <w:rsid w:val="00F427F7"/>
    <w:rsid w:val="00F46633"/>
    <w:rsid w:val="00F46CDE"/>
    <w:rsid w:val="00F46D0F"/>
    <w:rsid w:val="00F5110A"/>
    <w:rsid w:val="00F526C4"/>
    <w:rsid w:val="00F5514A"/>
    <w:rsid w:val="00F552D7"/>
    <w:rsid w:val="00F554CD"/>
    <w:rsid w:val="00F649FA"/>
    <w:rsid w:val="00F65200"/>
    <w:rsid w:val="00F743A9"/>
    <w:rsid w:val="00F80453"/>
    <w:rsid w:val="00F805AF"/>
    <w:rsid w:val="00F80DCE"/>
    <w:rsid w:val="00F854CD"/>
    <w:rsid w:val="00F85988"/>
    <w:rsid w:val="00F87995"/>
    <w:rsid w:val="00F9142A"/>
    <w:rsid w:val="00F928CD"/>
    <w:rsid w:val="00F9627F"/>
    <w:rsid w:val="00FA5842"/>
    <w:rsid w:val="00FA6817"/>
    <w:rsid w:val="00FB202B"/>
    <w:rsid w:val="00FB6306"/>
    <w:rsid w:val="00FC184E"/>
    <w:rsid w:val="00FC7D09"/>
    <w:rsid w:val="00FD0D70"/>
    <w:rsid w:val="00FD290B"/>
    <w:rsid w:val="00FD6E46"/>
    <w:rsid w:val="00FE075F"/>
    <w:rsid w:val="00FE0BA2"/>
    <w:rsid w:val="00FE1C9D"/>
    <w:rsid w:val="00FE1EC3"/>
    <w:rsid w:val="00FE4464"/>
    <w:rsid w:val="00FE5F9F"/>
    <w:rsid w:val="00FF2207"/>
    <w:rsid w:val="00FF78F7"/>
    <w:rsid w:val="010CB120"/>
    <w:rsid w:val="01494BBA"/>
    <w:rsid w:val="01748CA2"/>
    <w:rsid w:val="0178FB62"/>
    <w:rsid w:val="01975ACA"/>
    <w:rsid w:val="01DA65AF"/>
    <w:rsid w:val="01E61CDF"/>
    <w:rsid w:val="02619159"/>
    <w:rsid w:val="02ACCAB7"/>
    <w:rsid w:val="03106B0D"/>
    <w:rsid w:val="031978D8"/>
    <w:rsid w:val="032F34C0"/>
    <w:rsid w:val="0353041C"/>
    <w:rsid w:val="037C068A"/>
    <w:rsid w:val="0411B174"/>
    <w:rsid w:val="04142C37"/>
    <w:rsid w:val="04B45ACA"/>
    <w:rsid w:val="04E57ACA"/>
    <w:rsid w:val="05065B93"/>
    <w:rsid w:val="055CFEF8"/>
    <w:rsid w:val="0589988B"/>
    <w:rsid w:val="05C0BC43"/>
    <w:rsid w:val="05C75E8D"/>
    <w:rsid w:val="0669C2C7"/>
    <w:rsid w:val="071EDCFC"/>
    <w:rsid w:val="0723FA76"/>
    <w:rsid w:val="073E810D"/>
    <w:rsid w:val="07814F79"/>
    <w:rsid w:val="07AE684C"/>
    <w:rsid w:val="07E70DF6"/>
    <w:rsid w:val="07EFFDF9"/>
    <w:rsid w:val="08569045"/>
    <w:rsid w:val="087CCC26"/>
    <w:rsid w:val="08C5FEAA"/>
    <w:rsid w:val="08CD099F"/>
    <w:rsid w:val="091597F6"/>
    <w:rsid w:val="0915FE58"/>
    <w:rsid w:val="096045C9"/>
    <w:rsid w:val="09717591"/>
    <w:rsid w:val="09830C51"/>
    <w:rsid w:val="0988ED2D"/>
    <w:rsid w:val="09AEFA43"/>
    <w:rsid w:val="0A4F009D"/>
    <w:rsid w:val="0A7FEF96"/>
    <w:rsid w:val="0A99ED7B"/>
    <w:rsid w:val="0AD6DDF5"/>
    <w:rsid w:val="0B2458E7"/>
    <w:rsid w:val="0B3032E4"/>
    <w:rsid w:val="0B7FB4B1"/>
    <w:rsid w:val="0C2D4C82"/>
    <w:rsid w:val="0C9BE29A"/>
    <w:rsid w:val="0CA1955C"/>
    <w:rsid w:val="0D083A70"/>
    <w:rsid w:val="0D10FD63"/>
    <w:rsid w:val="0DD27072"/>
    <w:rsid w:val="0DFF46DD"/>
    <w:rsid w:val="0EAE881A"/>
    <w:rsid w:val="0EAE9F9A"/>
    <w:rsid w:val="0EF2FF11"/>
    <w:rsid w:val="0F1A9280"/>
    <w:rsid w:val="0F1DDF34"/>
    <w:rsid w:val="0F34FF53"/>
    <w:rsid w:val="0F5D6AA3"/>
    <w:rsid w:val="0F91BE33"/>
    <w:rsid w:val="0F9D81AC"/>
    <w:rsid w:val="0FC38EC2"/>
    <w:rsid w:val="100B4297"/>
    <w:rsid w:val="105DD210"/>
    <w:rsid w:val="10EEFE49"/>
    <w:rsid w:val="1225A7A5"/>
    <w:rsid w:val="126B2ED0"/>
    <w:rsid w:val="126B3511"/>
    <w:rsid w:val="1286F7BC"/>
    <w:rsid w:val="12DF9FAA"/>
    <w:rsid w:val="12E2EBF9"/>
    <w:rsid w:val="1346CCC1"/>
    <w:rsid w:val="134F8395"/>
    <w:rsid w:val="13B7F4C4"/>
    <w:rsid w:val="1431D1AE"/>
    <w:rsid w:val="14750967"/>
    <w:rsid w:val="14882EFA"/>
    <w:rsid w:val="149C4472"/>
    <w:rsid w:val="14AFC39B"/>
    <w:rsid w:val="14B07F39"/>
    <w:rsid w:val="1550ADCC"/>
    <w:rsid w:val="155BCAB7"/>
    <w:rsid w:val="1563A15B"/>
    <w:rsid w:val="159CEBC4"/>
    <w:rsid w:val="16126D5F"/>
    <w:rsid w:val="1618947D"/>
    <w:rsid w:val="16A28160"/>
    <w:rsid w:val="16EC707D"/>
    <w:rsid w:val="16F1A92C"/>
    <w:rsid w:val="174C2360"/>
    <w:rsid w:val="178C9160"/>
    <w:rsid w:val="180FF379"/>
    <w:rsid w:val="18216121"/>
    <w:rsid w:val="1827486C"/>
    <w:rsid w:val="182DDA01"/>
    <w:rsid w:val="1870EC99"/>
    <w:rsid w:val="187B013D"/>
    <w:rsid w:val="189AAAA5"/>
    <w:rsid w:val="18AF8A94"/>
    <w:rsid w:val="1902EC23"/>
    <w:rsid w:val="198D00E4"/>
    <w:rsid w:val="19C927CC"/>
    <w:rsid w:val="19D00A88"/>
    <w:rsid w:val="1A2D9812"/>
    <w:rsid w:val="1AEF1C74"/>
    <w:rsid w:val="1AFA58CF"/>
    <w:rsid w:val="1B1F2945"/>
    <w:rsid w:val="1B36A5F1"/>
    <w:rsid w:val="1B506A2A"/>
    <w:rsid w:val="1B8FB19F"/>
    <w:rsid w:val="1BC32116"/>
    <w:rsid w:val="1BDD91F1"/>
    <w:rsid w:val="1C5C3945"/>
    <w:rsid w:val="1C76A7DF"/>
    <w:rsid w:val="1C77F581"/>
    <w:rsid w:val="1D137BCA"/>
    <w:rsid w:val="1D1A6662"/>
    <w:rsid w:val="1D533BAE"/>
    <w:rsid w:val="1D64CD7C"/>
    <w:rsid w:val="1D7B3352"/>
    <w:rsid w:val="1DB9D14D"/>
    <w:rsid w:val="1E67E8AD"/>
    <w:rsid w:val="1E6ADFAD"/>
    <w:rsid w:val="1E921E0C"/>
    <w:rsid w:val="1E9B297E"/>
    <w:rsid w:val="1EE02013"/>
    <w:rsid w:val="1F632B8F"/>
    <w:rsid w:val="1FB06600"/>
    <w:rsid w:val="1FE82BD7"/>
    <w:rsid w:val="1FF3DA11"/>
    <w:rsid w:val="202453AA"/>
    <w:rsid w:val="20B11B5C"/>
    <w:rsid w:val="20E96271"/>
    <w:rsid w:val="212C2B48"/>
    <w:rsid w:val="215123F7"/>
    <w:rsid w:val="21BC3294"/>
    <w:rsid w:val="21E40CD2"/>
    <w:rsid w:val="21F71E9E"/>
    <w:rsid w:val="2233AC13"/>
    <w:rsid w:val="22D0997E"/>
    <w:rsid w:val="23758075"/>
    <w:rsid w:val="2410B422"/>
    <w:rsid w:val="24244C79"/>
    <w:rsid w:val="2444B6DF"/>
    <w:rsid w:val="248D5840"/>
    <w:rsid w:val="24BAA713"/>
    <w:rsid w:val="24EA0849"/>
    <w:rsid w:val="259215B7"/>
    <w:rsid w:val="25DDB074"/>
    <w:rsid w:val="2609BF98"/>
    <w:rsid w:val="261C1A5A"/>
    <w:rsid w:val="261E620F"/>
    <w:rsid w:val="265D3096"/>
    <w:rsid w:val="265E5638"/>
    <w:rsid w:val="271B89D3"/>
    <w:rsid w:val="274F77C1"/>
    <w:rsid w:val="27529013"/>
    <w:rsid w:val="2766423E"/>
    <w:rsid w:val="27DEA594"/>
    <w:rsid w:val="2831116E"/>
    <w:rsid w:val="28E1382B"/>
    <w:rsid w:val="28F91275"/>
    <w:rsid w:val="296BDF71"/>
    <w:rsid w:val="299BA7BD"/>
    <w:rsid w:val="299DA0F6"/>
    <w:rsid w:val="29A4510F"/>
    <w:rsid w:val="29ECE34C"/>
    <w:rsid w:val="2A9DB12A"/>
    <w:rsid w:val="2AFB0542"/>
    <w:rsid w:val="2B402170"/>
    <w:rsid w:val="2BE2C5FD"/>
    <w:rsid w:val="2C1AFC59"/>
    <w:rsid w:val="2C56B2AC"/>
    <w:rsid w:val="2C7A94B3"/>
    <w:rsid w:val="2CA023DF"/>
    <w:rsid w:val="2CE45AC3"/>
    <w:rsid w:val="2CEF3DFB"/>
    <w:rsid w:val="2D6BBF66"/>
    <w:rsid w:val="2D8C9EBF"/>
    <w:rsid w:val="2D93B4FC"/>
    <w:rsid w:val="2D9D3FB6"/>
    <w:rsid w:val="2E1C31CB"/>
    <w:rsid w:val="2E2880D8"/>
    <w:rsid w:val="2E776B0D"/>
    <w:rsid w:val="2EFD1724"/>
    <w:rsid w:val="2F31022D"/>
    <w:rsid w:val="2F39A78F"/>
    <w:rsid w:val="2F76282B"/>
    <w:rsid w:val="2F9C74B8"/>
    <w:rsid w:val="2FA6E453"/>
    <w:rsid w:val="302D37B1"/>
    <w:rsid w:val="30488B1D"/>
    <w:rsid w:val="305D0873"/>
    <w:rsid w:val="30C72E20"/>
    <w:rsid w:val="3146113D"/>
    <w:rsid w:val="3171CF95"/>
    <w:rsid w:val="317598D3"/>
    <w:rsid w:val="3291499A"/>
    <w:rsid w:val="333BF0BC"/>
    <w:rsid w:val="3343EBC4"/>
    <w:rsid w:val="33780C83"/>
    <w:rsid w:val="347320DA"/>
    <w:rsid w:val="34AD2F29"/>
    <w:rsid w:val="34F1A6BC"/>
    <w:rsid w:val="34F27313"/>
    <w:rsid w:val="354983B8"/>
    <w:rsid w:val="354A40FA"/>
    <w:rsid w:val="35579348"/>
    <w:rsid w:val="35CB7B0D"/>
    <w:rsid w:val="35DD8930"/>
    <w:rsid w:val="36429982"/>
    <w:rsid w:val="3653AA66"/>
    <w:rsid w:val="3682D417"/>
    <w:rsid w:val="368BB0B5"/>
    <w:rsid w:val="36E80999"/>
    <w:rsid w:val="370430EB"/>
    <w:rsid w:val="37732CEA"/>
    <w:rsid w:val="37D8F1BD"/>
    <w:rsid w:val="37DF4AB1"/>
    <w:rsid w:val="38BC50D7"/>
    <w:rsid w:val="38C26A45"/>
    <w:rsid w:val="39167EAC"/>
    <w:rsid w:val="3918154C"/>
    <w:rsid w:val="3933A21D"/>
    <w:rsid w:val="39FE3CD8"/>
    <w:rsid w:val="3A5DA1D9"/>
    <w:rsid w:val="3A5E23B5"/>
    <w:rsid w:val="3B5224D7"/>
    <w:rsid w:val="3B6FC537"/>
    <w:rsid w:val="3BD52CE1"/>
    <w:rsid w:val="3C14942A"/>
    <w:rsid w:val="3C53C964"/>
    <w:rsid w:val="3D3BBB43"/>
    <w:rsid w:val="3D9147E1"/>
    <w:rsid w:val="3DDFFC5B"/>
    <w:rsid w:val="3DE65B47"/>
    <w:rsid w:val="3DFD2D7C"/>
    <w:rsid w:val="3E0AF707"/>
    <w:rsid w:val="3E0E03AC"/>
    <w:rsid w:val="3E40AB5D"/>
    <w:rsid w:val="3EA91EB1"/>
    <w:rsid w:val="3EF7A9A0"/>
    <w:rsid w:val="3F25DB77"/>
    <w:rsid w:val="3F823360"/>
    <w:rsid w:val="3FD6D18F"/>
    <w:rsid w:val="3FE10DF0"/>
    <w:rsid w:val="405D77E4"/>
    <w:rsid w:val="406D7E5C"/>
    <w:rsid w:val="409838EC"/>
    <w:rsid w:val="41228574"/>
    <w:rsid w:val="41899F3E"/>
    <w:rsid w:val="41BDD98B"/>
    <w:rsid w:val="41F10CE8"/>
    <w:rsid w:val="42624517"/>
    <w:rsid w:val="42844033"/>
    <w:rsid w:val="42C66EBD"/>
    <w:rsid w:val="42CFEEDF"/>
    <w:rsid w:val="42F9EBDB"/>
    <w:rsid w:val="436AB2ED"/>
    <w:rsid w:val="43886DD6"/>
    <w:rsid w:val="43F9E317"/>
    <w:rsid w:val="440BB566"/>
    <w:rsid w:val="44428AFC"/>
    <w:rsid w:val="449563BE"/>
    <w:rsid w:val="44AE6722"/>
    <w:rsid w:val="452C1134"/>
    <w:rsid w:val="4537F23F"/>
    <w:rsid w:val="456C42C6"/>
    <w:rsid w:val="460A9D41"/>
    <w:rsid w:val="46543631"/>
    <w:rsid w:val="46B1D317"/>
    <w:rsid w:val="46B572FE"/>
    <w:rsid w:val="4724C441"/>
    <w:rsid w:val="4831024F"/>
    <w:rsid w:val="48C5FF27"/>
    <w:rsid w:val="48C6ED96"/>
    <w:rsid w:val="4933DC57"/>
    <w:rsid w:val="4943DF3B"/>
    <w:rsid w:val="49C4712C"/>
    <w:rsid w:val="49F57CE6"/>
    <w:rsid w:val="4AA18DC8"/>
    <w:rsid w:val="4AAEA552"/>
    <w:rsid w:val="4AB5C88F"/>
    <w:rsid w:val="4B831591"/>
    <w:rsid w:val="4B87B2C9"/>
    <w:rsid w:val="4BB30BA4"/>
    <w:rsid w:val="4C4CA0C2"/>
    <w:rsid w:val="4C57BAEC"/>
    <w:rsid w:val="4C8F07FB"/>
    <w:rsid w:val="4CFDCAA6"/>
    <w:rsid w:val="4D126A14"/>
    <w:rsid w:val="4D2666F8"/>
    <w:rsid w:val="4D4B2B0F"/>
    <w:rsid w:val="4D66A39C"/>
    <w:rsid w:val="4D87210C"/>
    <w:rsid w:val="4D8802A2"/>
    <w:rsid w:val="4DC41C3A"/>
    <w:rsid w:val="4E1A687A"/>
    <w:rsid w:val="4E466C24"/>
    <w:rsid w:val="4E72DBF0"/>
    <w:rsid w:val="4E74A331"/>
    <w:rsid w:val="4ED414BA"/>
    <w:rsid w:val="4ED6729A"/>
    <w:rsid w:val="4F318205"/>
    <w:rsid w:val="4F918BDF"/>
    <w:rsid w:val="4F9E38B2"/>
    <w:rsid w:val="4FA5EB02"/>
    <w:rsid w:val="4FC74DE5"/>
    <w:rsid w:val="4FEA1C59"/>
    <w:rsid w:val="5007D66E"/>
    <w:rsid w:val="50A25CA8"/>
    <w:rsid w:val="50BBDD2F"/>
    <w:rsid w:val="50FDA9E7"/>
    <w:rsid w:val="50FE6B78"/>
    <w:rsid w:val="514D52F1"/>
    <w:rsid w:val="51A11719"/>
    <w:rsid w:val="51FEE90B"/>
    <w:rsid w:val="5294BC30"/>
    <w:rsid w:val="52D1B0A4"/>
    <w:rsid w:val="52DE8DB5"/>
    <w:rsid w:val="52F8FA5A"/>
    <w:rsid w:val="53355E9B"/>
    <w:rsid w:val="53C76B2F"/>
    <w:rsid w:val="544826B8"/>
    <w:rsid w:val="553BA939"/>
    <w:rsid w:val="55515F4F"/>
    <w:rsid w:val="5565CBEC"/>
    <w:rsid w:val="563DA4F6"/>
    <w:rsid w:val="5643B2FF"/>
    <w:rsid w:val="568018E4"/>
    <w:rsid w:val="56CD9D9D"/>
    <w:rsid w:val="56D9F8FD"/>
    <w:rsid w:val="56F5A68A"/>
    <w:rsid w:val="577F6EBC"/>
    <w:rsid w:val="578272E8"/>
    <w:rsid w:val="5785D347"/>
    <w:rsid w:val="5851F53D"/>
    <w:rsid w:val="58F9DDDA"/>
    <w:rsid w:val="591F085F"/>
    <w:rsid w:val="592F9230"/>
    <w:rsid w:val="598A710B"/>
    <w:rsid w:val="59D643AD"/>
    <w:rsid w:val="59F7EB38"/>
    <w:rsid w:val="5A65A414"/>
    <w:rsid w:val="5A9DE820"/>
    <w:rsid w:val="5ACC0710"/>
    <w:rsid w:val="5AE8542C"/>
    <w:rsid w:val="5B4103FE"/>
    <w:rsid w:val="5B66269F"/>
    <w:rsid w:val="5B824041"/>
    <w:rsid w:val="5B9EB420"/>
    <w:rsid w:val="5BBD5F1C"/>
    <w:rsid w:val="5BC4056A"/>
    <w:rsid w:val="5BDC30AD"/>
    <w:rsid w:val="5BFC61BE"/>
    <w:rsid w:val="5C4246C2"/>
    <w:rsid w:val="5C6514EA"/>
    <w:rsid w:val="5C85B824"/>
    <w:rsid w:val="5D1A4764"/>
    <w:rsid w:val="5D647848"/>
    <w:rsid w:val="5DAE4420"/>
    <w:rsid w:val="5DBA9B18"/>
    <w:rsid w:val="5EE47708"/>
    <w:rsid w:val="5F208452"/>
    <w:rsid w:val="5FD37E3B"/>
    <w:rsid w:val="5FF2FF8C"/>
    <w:rsid w:val="60E5938F"/>
    <w:rsid w:val="61250B91"/>
    <w:rsid w:val="618E6B46"/>
    <w:rsid w:val="61ECEF39"/>
    <w:rsid w:val="62042108"/>
    <w:rsid w:val="6229612A"/>
    <w:rsid w:val="624340DB"/>
    <w:rsid w:val="625497EA"/>
    <w:rsid w:val="62775D0F"/>
    <w:rsid w:val="62C291A1"/>
    <w:rsid w:val="633C97EC"/>
    <w:rsid w:val="637A2E78"/>
    <w:rsid w:val="63CFF8E5"/>
    <w:rsid w:val="63D9D09F"/>
    <w:rsid w:val="63E18116"/>
    <w:rsid w:val="641E70F1"/>
    <w:rsid w:val="644FCF29"/>
    <w:rsid w:val="649722FD"/>
    <w:rsid w:val="64DBB545"/>
    <w:rsid w:val="6502CC1B"/>
    <w:rsid w:val="654FF9E6"/>
    <w:rsid w:val="6569B8C0"/>
    <w:rsid w:val="6648D048"/>
    <w:rsid w:val="6688E59E"/>
    <w:rsid w:val="66955B76"/>
    <w:rsid w:val="674A6587"/>
    <w:rsid w:val="6772BC6D"/>
    <w:rsid w:val="6776D2F1"/>
    <w:rsid w:val="67D26733"/>
    <w:rsid w:val="6816D42C"/>
    <w:rsid w:val="681C96A3"/>
    <w:rsid w:val="684A68DF"/>
    <w:rsid w:val="6859ADBC"/>
    <w:rsid w:val="68E85E8B"/>
    <w:rsid w:val="691B2CFC"/>
    <w:rsid w:val="69A239A6"/>
    <w:rsid w:val="69E19B48"/>
    <w:rsid w:val="6A0095DA"/>
    <w:rsid w:val="6A14C640"/>
    <w:rsid w:val="6A49454E"/>
    <w:rsid w:val="6AAB927F"/>
    <w:rsid w:val="6AC55159"/>
    <w:rsid w:val="6AC63FF6"/>
    <w:rsid w:val="6ADB2D67"/>
    <w:rsid w:val="6B45E3BE"/>
    <w:rsid w:val="6BDB9438"/>
    <w:rsid w:val="6BE887F6"/>
    <w:rsid w:val="6C0B549B"/>
    <w:rsid w:val="6C108D4A"/>
    <w:rsid w:val="6C6EAAA7"/>
    <w:rsid w:val="6C82D8B2"/>
    <w:rsid w:val="6CFE90CF"/>
    <w:rsid w:val="6E0281C1"/>
    <w:rsid w:val="6E07DE96"/>
    <w:rsid w:val="6E265ED0"/>
    <w:rsid w:val="6E6F42DD"/>
    <w:rsid w:val="6E7D91AD"/>
    <w:rsid w:val="6ECE7136"/>
    <w:rsid w:val="6F006086"/>
    <w:rsid w:val="6F31FB07"/>
    <w:rsid w:val="6F8B5E93"/>
    <w:rsid w:val="6FA0B002"/>
    <w:rsid w:val="6FB3ED55"/>
    <w:rsid w:val="6FC19651"/>
    <w:rsid w:val="6FC83301"/>
    <w:rsid w:val="6FCD23BC"/>
    <w:rsid w:val="7004F571"/>
    <w:rsid w:val="702425A9"/>
    <w:rsid w:val="703CDE19"/>
    <w:rsid w:val="704D82CD"/>
    <w:rsid w:val="70D2AB4E"/>
    <w:rsid w:val="71112726"/>
    <w:rsid w:val="714A2E6A"/>
    <w:rsid w:val="715C2BF1"/>
    <w:rsid w:val="718F2559"/>
    <w:rsid w:val="7190871A"/>
    <w:rsid w:val="719271D6"/>
    <w:rsid w:val="723B243E"/>
    <w:rsid w:val="7255A498"/>
    <w:rsid w:val="72D1AA76"/>
    <w:rsid w:val="731867CD"/>
    <w:rsid w:val="7348B6F5"/>
    <w:rsid w:val="7413D6CA"/>
    <w:rsid w:val="7443D754"/>
    <w:rsid w:val="744A88E5"/>
    <w:rsid w:val="745DD397"/>
    <w:rsid w:val="74A9237A"/>
    <w:rsid w:val="74B48F3E"/>
    <w:rsid w:val="74B8E543"/>
    <w:rsid w:val="7555B9D7"/>
    <w:rsid w:val="757B21C5"/>
    <w:rsid w:val="75C04A30"/>
    <w:rsid w:val="76C8A253"/>
    <w:rsid w:val="76DF0754"/>
    <w:rsid w:val="76E57965"/>
    <w:rsid w:val="76E8D364"/>
    <w:rsid w:val="7746B22F"/>
    <w:rsid w:val="774716D6"/>
    <w:rsid w:val="774749A7"/>
    <w:rsid w:val="778C0DC5"/>
    <w:rsid w:val="77C03C34"/>
    <w:rsid w:val="78380CAA"/>
    <w:rsid w:val="7843A8E5"/>
    <w:rsid w:val="7855D22B"/>
    <w:rsid w:val="7862F765"/>
    <w:rsid w:val="786EEFF0"/>
    <w:rsid w:val="78B79594"/>
    <w:rsid w:val="78BA8AEC"/>
    <w:rsid w:val="78D4ED35"/>
    <w:rsid w:val="78F8D0E6"/>
    <w:rsid w:val="796C706E"/>
    <w:rsid w:val="798DCF74"/>
    <w:rsid w:val="7A0B2F90"/>
    <w:rsid w:val="7A3B6C88"/>
    <w:rsid w:val="7A7E2020"/>
    <w:rsid w:val="7A8D487A"/>
    <w:rsid w:val="7AC49118"/>
    <w:rsid w:val="7ADB107C"/>
    <w:rsid w:val="7AFD9E72"/>
    <w:rsid w:val="7B3981F7"/>
    <w:rsid w:val="7B59C485"/>
    <w:rsid w:val="7B5B1896"/>
    <w:rsid w:val="7B8995AC"/>
    <w:rsid w:val="7BE94F10"/>
    <w:rsid w:val="7BFFF43E"/>
    <w:rsid w:val="7C1A2F6E"/>
    <w:rsid w:val="7C5001ED"/>
    <w:rsid w:val="7C628C88"/>
    <w:rsid w:val="7C63ED4E"/>
    <w:rsid w:val="7C67E95D"/>
    <w:rsid w:val="7CFA286D"/>
    <w:rsid w:val="7CFB8A2E"/>
    <w:rsid w:val="7CFDD963"/>
    <w:rsid w:val="7D31A32B"/>
    <w:rsid w:val="7DCC57F0"/>
    <w:rsid w:val="7E05B1FC"/>
    <w:rsid w:val="7E4EAC58"/>
    <w:rsid w:val="7E5134B0"/>
    <w:rsid w:val="7E9221E0"/>
    <w:rsid w:val="7E928687"/>
    <w:rsid w:val="7ECCCE64"/>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39f"/>
    </o:shapedefaults>
    <o:shapelayout v:ext="edit">
      <o:idmap v:ext="edit" data="2"/>
    </o:shapelayout>
  </w:shapeDefaults>
  <w:decimalSymbol w:val="."/>
  <w:listSeparator w:val=","/>
  <w14:docId w14:val="007AC49B"/>
  <w15:chartTrackingRefBased/>
  <w15:docId w15:val="{8B613A84-48C6-4CBB-8A2B-176FC814BD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6652C"/>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D6652C"/>
    <w:rPr>
      <w:rFonts w:eastAsiaTheme="minorEastAsia"/>
      <w:kern w:val="0"/>
      <w:lang w:val="en-US"/>
      <w14:ligatures w14:val="none"/>
    </w:rPr>
  </w:style>
  <w:style w:type="paragraph" w:styleId="Header">
    <w:name w:val="header"/>
    <w:basedOn w:val="Normal"/>
    <w:link w:val="HeaderChar"/>
    <w:uiPriority w:val="99"/>
    <w:unhideWhenUsed/>
    <w:rsid w:val="0050072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0726"/>
  </w:style>
  <w:style w:type="paragraph" w:styleId="Footer">
    <w:name w:val="footer"/>
    <w:basedOn w:val="Normal"/>
    <w:link w:val="FooterChar"/>
    <w:uiPriority w:val="99"/>
    <w:unhideWhenUsed/>
    <w:rsid w:val="005007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0726"/>
  </w:style>
  <w:style w:type="paragraph" w:customStyle="1" w:styleId="sc-gqjmru">
    <w:name w:val="sc-gqjmru"/>
    <w:basedOn w:val="Normal"/>
    <w:uiPriority w:val="1"/>
    <w:rsid w:val="01E61CDF"/>
    <w:pPr>
      <w:spacing w:beforeAutospacing="1" w:afterAutospacing="1" w:line="240" w:lineRule="auto"/>
    </w:pPr>
    <w:rPr>
      <w:rFonts w:ascii="Times New Roman" w:eastAsia="Times New Roman" w:hAnsi="Times New Roman" w:cs="Times New Roman"/>
      <w:sz w:val="24"/>
      <w:szCs w:val="24"/>
      <w:lang w:eastAsia="en-IN"/>
    </w:rPr>
  </w:style>
  <w:style w:type="paragraph" w:customStyle="1" w:styleId="ember-view">
    <w:name w:val="ember-view"/>
    <w:basedOn w:val="Normal"/>
    <w:uiPriority w:val="1"/>
    <w:rsid w:val="01E61CDF"/>
    <w:pPr>
      <w:spacing w:beforeAutospacing="1"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Pr>
      <w:b/>
      <w:bCs/>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ns-globalconsulting.com/countries/us/employer-of-record/"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ins-globalconsulting.com/countries/india/peo/"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ns-globalconsulting.com/countries/china/peo/"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ins-globalconsulting.com/countries/germany/peo"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ins-globalconsulting.com/countries/japan/peo/"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2.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hyperlink" Target="https://ins-globalconsulting.com/countries/us/employer-of-record/"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0" Type="http://schemas.openxmlformats.org/officeDocument/2006/relationships/image" Target="media/image7.png"/><Relationship Id="rId4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0C7804-020F-47E4-AC25-61245CD4BF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22</Pages>
  <Words>2485</Words>
  <Characters>14169</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DOCUMENTATION FILE</vt:lpstr>
    </vt:vector>
  </TitlesOfParts>
  <Company/>
  <LinksUpToDate>false</LinksUpToDate>
  <CharactersWithSpaces>16621</CharactersWithSpaces>
  <SharedDoc>false</SharedDoc>
  <HLinks>
    <vt:vector size="36" baseType="variant">
      <vt:variant>
        <vt:i4>4915275</vt:i4>
      </vt:variant>
      <vt:variant>
        <vt:i4>15</vt:i4>
      </vt:variant>
      <vt:variant>
        <vt:i4>0</vt:i4>
      </vt:variant>
      <vt:variant>
        <vt:i4>5</vt:i4>
      </vt:variant>
      <vt:variant>
        <vt:lpwstr>https://ins-globalconsulting.com/countries/india/peo/</vt:lpwstr>
      </vt:variant>
      <vt:variant>
        <vt:lpwstr/>
      </vt:variant>
      <vt:variant>
        <vt:i4>2752554</vt:i4>
      </vt:variant>
      <vt:variant>
        <vt:i4>12</vt:i4>
      </vt:variant>
      <vt:variant>
        <vt:i4>0</vt:i4>
      </vt:variant>
      <vt:variant>
        <vt:i4>5</vt:i4>
      </vt:variant>
      <vt:variant>
        <vt:lpwstr>https://ins-globalconsulting.com/countries/germany/peo</vt:lpwstr>
      </vt:variant>
      <vt:variant>
        <vt:lpwstr/>
      </vt:variant>
      <vt:variant>
        <vt:i4>5439564</vt:i4>
      </vt:variant>
      <vt:variant>
        <vt:i4>9</vt:i4>
      </vt:variant>
      <vt:variant>
        <vt:i4>0</vt:i4>
      </vt:variant>
      <vt:variant>
        <vt:i4>5</vt:i4>
      </vt:variant>
      <vt:variant>
        <vt:lpwstr>https://ins-globalconsulting.com/countries/japan/peo/</vt:lpwstr>
      </vt:variant>
      <vt:variant>
        <vt:lpwstr/>
      </vt:variant>
      <vt:variant>
        <vt:i4>4456514</vt:i4>
      </vt:variant>
      <vt:variant>
        <vt:i4>6</vt:i4>
      </vt:variant>
      <vt:variant>
        <vt:i4>0</vt:i4>
      </vt:variant>
      <vt:variant>
        <vt:i4>5</vt:i4>
      </vt:variant>
      <vt:variant>
        <vt:lpwstr>https://ins-globalconsulting.com/countries/us/employer-of-record/</vt:lpwstr>
      </vt:variant>
      <vt:variant>
        <vt:lpwstr/>
      </vt:variant>
      <vt:variant>
        <vt:i4>4456514</vt:i4>
      </vt:variant>
      <vt:variant>
        <vt:i4>3</vt:i4>
      </vt:variant>
      <vt:variant>
        <vt:i4>0</vt:i4>
      </vt:variant>
      <vt:variant>
        <vt:i4>5</vt:i4>
      </vt:variant>
      <vt:variant>
        <vt:lpwstr>https://ins-globalconsulting.com/countries/us/employer-of-record/</vt:lpwstr>
      </vt:variant>
      <vt:variant>
        <vt:lpwstr/>
      </vt:variant>
      <vt:variant>
        <vt:i4>4980810</vt:i4>
      </vt:variant>
      <vt:variant>
        <vt:i4>0</vt:i4>
      </vt:variant>
      <vt:variant>
        <vt:i4>0</vt:i4>
      </vt:variant>
      <vt:variant>
        <vt:i4>5</vt:i4>
      </vt:variant>
      <vt:variant>
        <vt:lpwstr>https://ins-globalconsulting.com/countries/china/peo/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FILE</dc:title>
  <dc:subject/>
  <dc:creator>Pushkar Kumar Shreyansh SrivastavaAnkur Srivastava</dc:creator>
  <cp:keywords/>
  <dc:description/>
  <cp:lastModifiedBy>pushkar kumar</cp:lastModifiedBy>
  <cp:revision>29</cp:revision>
  <dcterms:created xsi:type="dcterms:W3CDTF">2024-02-05T15:51:00Z</dcterms:created>
  <dcterms:modified xsi:type="dcterms:W3CDTF">2024-02-05T17:11:00Z</dcterms:modified>
</cp:coreProperties>
</file>